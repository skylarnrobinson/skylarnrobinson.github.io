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25F8" w14:textId="77777777" w:rsidR="00DE61FF" w:rsidRPr="005D3735" w:rsidRDefault="00965E48" w:rsidP="00440EDB">
      <w:pPr>
        <w:pStyle w:val="Heading1"/>
        <w:jc w:val="center"/>
        <w:rPr>
          <w:rFonts w:ascii="Times New Roman" w:hAnsi="Times New Roman" w:cs="Times New Roman"/>
          <w:color w:val="auto"/>
        </w:rPr>
      </w:pPr>
      <w:r w:rsidRPr="005D3735">
        <w:rPr>
          <w:rFonts w:ascii="Times New Roman" w:hAnsi="Times New Roman" w:cs="Times New Roman"/>
          <w:color w:val="auto"/>
        </w:rPr>
        <w:t>Raytheon A</w:t>
      </w:r>
      <w:r w:rsidR="00DE61FF" w:rsidRPr="005D3735">
        <w:rPr>
          <w:rFonts w:ascii="Times New Roman" w:hAnsi="Times New Roman" w:cs="Times New Roman"/>
          <w:color w:val="auto"/>
        </w:rPr>
        <w:t>utonomous Vehicle Competition (AVC)</w:t>
      </w:r>
    </w:p>
    <w:p w14:paraId="71424590" w14:textId="52AF08D3" w:rsidR="003B6CD1" w:rsidRPr="005D3735" w:rsidRDefault="00965E48" w:rsidP="00440EDB">
      <w:pPr>
        <w:pStyle w:val="Heading1"/>
        <w:jc w:val="center"/>
        <w:rPr>
          <w:rFonts w:ascii="Times New Roman" w:hAnsi="Times New Roman" w:cs="Times New Roman"/>
          <w:color w:val="auto"/>
        </w:rPr>
      </w:pPr>
      <w:r w:rsidRPr="005D3735">
        <w:rPr>
          <w:rFonts w:ascii="Times New Roman" w:hAnsi="Times New Roman" w:cs="Times New Roman"/>
          <w:color w:val="auto"/>
        </w:rPr>
        <w:t xml:space="preserve">UAV </w:t>
      </w:r>
      <w:r w:rsidR="00335EB9" w:rsidRPr="005D3735">
        <w:rPr>
          <w:rFonts w:ascii="Times New Roman" w:hAnsi="Times New Roman" w:cs="Times New Roman"/>
          <w:color w:val="auto"/>
        </w:rPr>
        <w:t>Team</w:t>
      </w:r>
    </w:p>
    <w:p w14:paraId="6C349E6A" w14:textId="6331316E" w:rsidR="000A2330" w:rsidRPr="0011650D" w:rsidRDefault="000A2330" w:rsidP="00F77ED8">
      <w:pPr>
        <w:ind w:left="244" w:right="576"/>
        <w:jc w:val="center"/>
        <w:rPr>
          <w:sz w:val="28"/>
        </w:rPr>
      </w:pPr>
      <w:proofErr w:type="gramStart"/>
      <w:r w:rsidRPr="0011650D">
        <w:rPr>
          <w:spacing w:val="-5"/>
          <w:sz w:val="28"/>
        </w:rPr>
        <w:t>by</w:t>
      </w:r>
      <w:proofErr w:type="gramEnd"/>
    </w:p>
    <w:p w14:paraId="063E6388" w14:textId="3256FE57" w:rsidR="000115FC" w:rsidRPr="0011650D" w:rsidRDefault="00D70272" w:rsidP="00F77ED8">
      <w:pPr>
        <w:ind w:left="3351" w:right="3684" w:hanging="1"/>
        <w:jc w:val="center"/>
        <w:rPr>
          <w:sz w:val="28"/>
          <w:szCs w:val="28"/>
        </w:rPr>
      </w:pPr>
      <w:r w:rsidRPr="68F51742">
        <w:rPr>
          <w:sz w:val="28"/>
          <w:szCs w:val="28"/>
        </w:rPr>
        <w:t>Jack Fleming</w:t>
      </w:r>
      <w:r w:rsidR="00BA0BD0" w:rsidRPr="68F51742">
        <w:rPr>
          <w:sz w:val="28"/>
          <w:szCs w:val="28"/>
        </w:rPr>
        <w:t xml:space="preserve">  </w:t>
      </w:r>
    </w:p>
    <w:p w14:paraId="2FABC480" w14:textId="0DF5BDE8" w:rsidR="008450B0" w:rsidRPr="0011650D" w:rsidRDefault="000115FC" w:rsidP="00F77ED8">
      <w:pPr>
        <w:ind w:left="3351" w:right="3684" w:hanging="1"/>
        <w:jc w:val="center"/>
        <w:rPr>
          <w:sz w:val="28"/>
        </w:rPr>
      </w:pPr>
      <w:r w:rsidRPr="0011650D">
        <w:rPr>
          <w:sz w:val="28"/>
        </w:rPr>
        <w:t>Matthew Martin</w:t>
      </w:r>
      <w:r w:rsidR="000A2330" w:rsidRPr="0011650D">
        <w:rPr>
          <w:sz w:val="28"/>
        </w:rPr>
        <w:t xml:space="preserve"> </w:t>
      </w:r>
    </w:p>
    <w:p w14:paraId="11F51F74" w14:textId="03C4534D" w:rsidR="000115FC" w:rsidRPr="0011650D" w:rsidRDefault="000115FC" w:rsidP="00F77ED8">
      <w:pPr>
        <w:ind w:left="3351" w:right="3684" w:hanging="1"/>
        <w:jc w:val="center"/>
        <w:rPr>
          <w:sz w:val="28"/>
        </w:rPr>
      </w:pPr>
      <w:r w:rsidRPr="0011650D">
        <w:rPr>
          <w:sz w:val="28"/>
        </w:rPr>
        <w:t>Skylar Robinson</w:t>
      </w:r>
    </w:p>
    <w:p w14:paraId="78D7C533" w14:textId="665095A2" w:rsidR="008450B0" w:rsidRPr="0011650D" w:rsidRDefault="00D70272" w:rsidP="000115FC">
      <w:pPr>
        <w:ind w:left="3351" w:right="3684" w:hanging="1"/>
        <w:jc w:val="center"/>
        <w:rPr>
          <w:sz w:val="28"/>
        </w:rPr>
      </w:pPr>
      <w:r w:rsidRPr="0011650D">
        <w:rPr>
          <w:sz w:val="28"/>
        </w:rPr>
        <w:t>Viktor Ga</w:t>
      </w:r>
      <w:r w:rsidR="000115FC" w:rsidRPr="0011650D">
        <w:rPr>
          <w:sz w:val="28"/>
        </w:rPr>
        <w:t>zibaric</w:t>
      </w:r>
    </w:p>
    <w:p w14:paraId="6D7EA76B" w14:textId="77777777" w:rsidR="000A2330" w:rsidRPr="0011650D" w:rsidRDefault="000A2330" w:rsidP="00F77ED8">
      <w:pPr>
        <w:pStyle w:val="BodyText"/>
        <w:rPr>
          <w:sz w:val="28"/>
        </w:rPr>
      </w:pPr>
    </w:p>
    <w:p w14:paraId="2EE99A39" w14:textId="77777777" w:rsidR="000A2330" w:rsidRPr="0011650D" w:rsidRDefault="000A2330" w:rsidP="00F77ED8">
      <w:pPr>
        <w:pStyle w:val="BodyText"/>
        <w:rPr>
          <w:sz w:val="28"/>
        </w:rPr>
      </w:pPr>
    </w:p>
    <w:p w14:paraId="52CE5B57" w14:textId="77777777" w:rsidR="000A2330" w:rsidRPr="0011650D" w:rsidRDefault="000A2330" w:rsidP="00F77ED8">
      <w:pPr>
        <w:pStyle w:val="BodyText"/>
        <w:rPr>
          <w:sz w:val="28"/>
        </w:rPr>
      </w:pPr>
    </w:p>
    <w:p w14:paraId="51930241" w14:textId="77777777" w:rsidR="000A2330" w:rsidRPr="0011650D" w:rsidRDefault="000A2330" w:rsidP="00F77ED8">
      <w:pPr>
        <w:pStyle w:val="BodyText"/>
        <w:rPr>
          <w:sz w:val="28"/>
        </w:rPr>
      </w:pPr>
    </w:p>
    <w:p w14:paraId="0FCA55CD" w14:textId="77777777" w:rsidR="000A2330" w:rsidRPr="0011650D" w:rsidRDefault="000A2330" w:rsidP="00F77ED8">
      <w:pPr>
        <w:pStyle w:val="BodyText"/>
        <w:ind w:left="244" w:right="576"/>
        <w:jc w:val="center"/>
      </w:pPr>
      <w:r w:rsidRPr="0011650D">
        <w:t>Senior</w:t>
      </w:r>
      <w:r w:rsidRPr="0011650D">
        <w:rPr>
          <w:spacing w:val="-1"/>
        </w:rPr>
        <w:t xml:space="preserve"> </w:t>
      </w:r>
      <w:r w:rsidRPr="0011650D">
        <w:rPr>
          <w:spacing w:val="-2"/>
        </w:rPr>
        <w:t>Project</w:t>
      </w:r>
    </w:p>
    <w:p w14:paraId="630EC932" w14:textId="77777777" w:rsidR="00066647" w:rsidRPr="0011650D" w:rsidRDefault="000A2330" w:rsidP="00F77ED8">
      <w:pPr>
        <w:pStyle w:val="BodyText"/>
        <w:ind w:left="3133" w:right="3465" w:hanging="1"/>
        <w:jc w:val="center"/>
      </w:pPr>
      <w:r w:rsidRPr="0011650D">
        <w:t xml:space="preserve">Sponsor: </w:t>
      </w:r>
      <w:r w:rsidR="00D067E0" w:rsidRPr="0011650D">
        <w:t>R</w:t>
      </w:r>
      <w:r w:rsidR="00AE1F43" w:rsidRPr="0011650D">
        <w:t xml:space="preserve">TX </w:t>
      </w:r>
      <w:r w:rsidR="00066647" w:rsidRPr="0011650D">
        <w:t>Corporation</w:t>
      </w:r>
      <w:r w:rsidR="00AE1F43" w:rsidRPr="0011650D">
        <w:t xml:space="preserve"> </w:t>
      </w:r>
    </w:p>
    <w:p w14:paraId="604A594F" w14:textId="1B6C9E49" w:rsidR="000A2330" w:rsidRPr="001B09CA" w:rsidRDefault="0084098F" w:rsidP="00F77ED8">
      <w:pPr>
        <w:pStyle w:val="BodyText"/>
        <w:ind w:left="3133" w:right="3465" w:hanging="1"/>
        <w:jc w:val="center"/>
      </w:pPr>
      <w:r w:rsidRPr="001B09CA">
        <w:t xml:space="preserve"> </w:t>
      </w:r>
      <w:r w:rsidR="000A2330" w:rsidRPr="001B09CA">
        <w:t>California</w:t>
      </w:r>
      <w:r w:rsidR="000A2330" w:rsidRPr="001B09CA">
        <w:rPr>
          <w:spacing w:val="-15"/>
        </w:rPr>
        <w:t xml:space="preserve"> </w:t>
      </w:r>
      <w:r w:rsidR="000A2330" w:rsidRPr="001B09CA">
        <w:t>Polytechnic</w:t>
      </w:r>
      <w:r w:rsidR="000A2330" w:rsidRPr="001B09CA">
        <w:rPr>
          <w:spacing w:val="-15"/>
        </w:rPr>
        <w:t xml:space="preserve"> </w:t>
      </w:r>
      <w:r w:rsidR="000A2330" w:rsidRPr="001B09CA">
        <w:t>University, San Luis Obispo</w:t>
      </w:r>
    </w:p>
    <w:p w14:paraId="1F51229D" w14:textId="77777777" w:rsidR="000A2330" w:rsidRPr="0098550F" w:rsidRDefault="000A2330" w:rsidP="00F77ED8">
      <w:pPr>
        <w:pStyle w:val="BodyText"/>
        <w:ind w:left="244" w:right="576"/>
        <w:jc w:val="center"/>
      </w:pPr>
      <w:r w:rsidRPr="0098550F">
        <w:t>College</w:t>
      </w:r>
      <w:r w:rsidRPr="0098550F">
        <w:rPr>
          <w:spacing w:val="-2"/>
        </w:rPr>
        <w:t xml:space="preserve"> </w:t>
      </w:r>
      <w:r w:rsidRPr="0098550F">
        <w:t>of</w:t>
      </w:r>
      <w:r w:rsidRPr="0098550F">
        <w:rPr>
          <w:spacing w:val="-1"/>
        </w:rPr>
        <w:t xml:space="preserve"> </w:t>
      </w:r>
      <w:r w:rsidRPr="0098550F">
        <w:rPr>
          <w:spacing w:val="-2"/>
        </w:rPr>
        <w:t>Engineering</w:t>
      </w:r>
    </w:p>
    <w:p w14:paraId="06A99EA1" w14:textId="77777777" w:rsidR="000A2330" w:rsidRPr="0098550F" w:rsidRDefault="000A2330" w:rsidP="00F77ED8">
      <w:pPr>
        <w:pStyle w:val="BodyText"/>
        <w:rPr>
          <w:sz w:val="20"/>
        </w:rPr>
      </w:pPr>
    </w:p>
    <w:p w14:paraId="343745CE" w14:textId="77777777" w:rsidR="000A2330" w:rsidRPr="0098550F" w:rsidRDefault="000A2330" w:rsidP="00F77ED8">
      <w:pPr>
        <w:pStyle w:val="BodyText"/>
        <w:rPr>
          <w:sz w:val="20"/>
        </w:rPr>
      </w:pPr>
      <w:r w:rsidRPr="0098550F">
        <w:rPr>
          <w:noProof/>
        </w:rPr>
        <w:drawing>
          <wp:anchor distT="0" distB="0" distL="0" distR="0" simplePos="0" relativeHeight="251658240" behindDoc="1" locked="0" layoutInCell="1" allowOverlap="1" wp14:anchorId="32C3A4D5" wp14:editId="2E444138">
            <wp:simplePos x="0" y="0"/>
            <wp:positionH relativeFrom="page">
              <wp:posOffset>3030727</wp:posOffset>
            </wp:positionH>
            <wp:positionV relativeFrom="paragraph">
              <wp:posOffset>278326</wp:posOffset>
            </wp:positionV>
            <wp:extent cx="1714026" cy="524256"/>
            <wp:effectExtent l="0" t="0" r="0" b="0"/>
            <wp:wrapTopAndBottom/>
            <wp:docPr id="1" name="Image 1" descr="Cal Poly M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al Poly ME logo"/>
                    <pic:cNvPicPr/>
                  </pic:nvPicPr>
                  <pic:blipFill>
                    <a:blip r:embed="rId11" cstate="print"/>
                    <a:stretch>
                      <a:fillRect/>
                    </a:stretch>
                  </pic:blipFill>
                  <pic:spPr>
                    <a:xfrm>
                      <a:off x="0" y="0"/>
                      <a:ext cx="1714026" cy="524256"/>
                    </a:xfrm>
                    <a:prstGeom prst="rect">
                      <a:avLst/>
                    </a:prstGeom>
                  </pic:spPr>
                </pic:pic>
              </a:graphicData>
            </a:graphic>
          </wp:anchor>
        </w:drawing>
      </w:r>
    </w:p>
    <w:p w14:paraId="3CBAC588" w14:textId="77777777" w:rsidR="000A2330" w:rsidRPr="0098550F" w:rsidRDefault="000A2330" w:rsidP="00F77ED8">
      <w:pPr>
        <w:pStyle w:val="BodyText"/>
      </w:pPr>
    </w:p>
    <w:p w14:paraId="07DBB084" w14:textId="77777777" w:rsidR="00E143EF" w:rsidRPr="0098550F" w:rsidRDefault="00E143EF" w:rsidP="00E143EF">
      <w:pPr>
        <w:pStyle w:val="BodyText"/>
        <w:rPr>
          <w:sz w:val="28"/>
        </w:rPr>
      </w:pPr>
    </w:p>
    <w:p w14:paraId="120F7446" w14:textId="0A369AD6" w:rsidR="00E143EF" w:rsidRPr="004B6864" w:rsidRDefault="00966B47" w:rsidP="00E143EF">
      <w:pPr>
        <w:ind w:right="180"/>
        <w:jc w:val="center"/>
        <w:rPr>
          <w:i/>
          <w:sz w:val="28"/>
        </w:rPr>
      </w:pPr>
      <w:r w:rsidRPr="004B6864">
        <w:rPr>
          <w:i/>
          <w:sz w:val="28"/>
        </w:rPr>
        <w:t>9/</w:t>
      </w:r>
      <w:r w:rsidR="00797660" w:rsidRPr="004B6864">
        <w:rPr>
          <w:i/>
          <w:sz w:val="28"/>
        </w:rPr>
        <w:t>23/2026</w:t>
      </w:r>
    </w:p>
    <w:p w14:paraId="7361EEA6" w14:textId="20DCDB93" w:rsidR="003F2F52" w:rsidRDefault="003F2F52" w:rsidP="00F77ED8">
      <w:pPr>
        <w:jc w:val="center"/>
        <w:rPr>
          <w:sz w:val="28"/>
        </w:rPr>
      </w:pPr>
      <w:r>
        <w:rPr>
          <w:sz w:val="28"/>
        </w:rPr>
        <w:br w:type="page"/>
      </w:r>
    </w:p>
    <w:p w14:paraId="53E05ABC" w14:textId="39DB01A7" w:rsidR="000A2330" w:rsidRDefault="000A2330" w:rsidP="003F2F52">
      <w:pPr>
        <w:rPr>
          <w:sz w:val="28"/>
        </w:rPr>
        <w:sectPr w:rsidR="000A2330" w:rsidSect="000A2330">
          <w:footerReference w:type="first" r:id="rId12"/>
          <w:pgSz w:w="12240" w:h="15840"/>
          <w:pgMar w:top="1380" w:right="1000" w:bottom="280" w:left="1340" w:header="720" w:footer="720" w:gutter="0"/>
          <w:cols w:space="720"/>
        </w:sectPr>
      </w:pPr>
    </w:p>
    <w:p w14:paraId="2F28C7B7" w14:textId="77777777" w:rsidR="000F1699" w:rsidRDefault="000F1699" w:rsidP="00345C76">
      <w:pPr>
        <w:rPr>
          <w:i/>
          <w:iCs/>
          <w:color w:val="215E99" w:themeColor="text2" w:themeTint="BF"/>
        </w:rPr>
      </w:pPr>
    </w:p>
    <w:tbl>
      <w:tblPr>
        <w:tblpPr w:leftFromText="180" w:rightFromText="180" w:vertAnchor="page" w:horzAnchor="margin" w:tblpY="199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4"/>
        <w:gridCol w:w="3854"/>
      </w:tblGrid>
      <w:tr w:rsidR="00B34994" w14:paraId="3B747436" w14:textId="77777777" w:rsidTr="00B34994">
        <w:trPr>
          <w:trHeight w:val="5390"/>
        </w:trPr>
        <w:tc>
          <w:tcPr>
            <w:tcW w:w="5674" w:type="dxa"/>
            <w:tcBorders>
              <w:bottom w:val="single" w:sz="4" w:space="0" w:color="000000" w:themeColor="text1"/>
            </w:tcBorders>
          </w:tcPr>
          <w:p w14:paraId="33642A55" w14:textId="77777777" w:rsidR="00B34994" w:rsidRPr="004F6CB3" w:rsidRDefault="00B34994" w:rsidP="00B34994">
            <w:pPr>
              <w:pStyle w:val="TableParagraph"/>
              <w:jc w:val="center"/>
              <w:rPr>
                <w:b/>
                <w:spacing w:val="-2"/>
                <w:sz w:val="24"/>
                <w:szCs w:val="24"/>
              </w:rPr>
            </w:pPr>
            <w:r w:rsidRPr="00D37265">
              <w:rPr>
                <w:b/>
                <w:sz w:val="24"/>
                <w:szCs w:val="24"/>
              </w:rPr>
              <w:t>Project</w:t>
            </w:r>
            <w:r w:rsidRPr="00D37265">
              <w:rPr>
                <w:b/>
                <w:spacing w:val="-3"/>
                <w:sz w:val="24"/>
                <w:szCs w:val="24"/>
              </w:rPr>
              <w:t xml:space="preserve"> </w:t>
            </w:r>
            <w:r w:rsidRPr="00D37265">
              <w:rPr>
                <w:b/>
                <w:spacing w:val="-2"/>
                <w:sz w:val="24"/>
                <w:szCs w:val="24"/>
              </w:rPr>
              <w:t>Overview</w:t>
            </w:r>
          </w:p>
          <w:p w14:paraId="24B8DF3D" w14:textId="77777777" w:rsidR="00B34994" w:rsidRPr="00E31B77" w:rsidRDefault="00B34994" w:rsidP="00B34994">
            <w:pPr>
              <w:widowControl/>
              <w:autoSpaceDE/>
              <w:autoSpaceDN/>
              <w:jc w:val="center"/>
              <w:rPr>
                <w:i/>
                <w:iCs/>
                <w:color w:val="0F4761" w:themeColor="accent1" w:themeShade="BF"/>
                <w:highlight w:val="yellow"/>
              </w:rPr>
            </w:pPr>
            <w:r>
              <w:rPr>
                <w:noProof/>
              </w:rPr>
              <w:drawing>
                <wp:inline distT="0" distB="0" distL="0" distR="0" wp14:anchorId="5B84A718" wp14:editId="0B0B1DDC">
                  <wp:extent cx="2189759" cy="1962251"/>
                  <wp:effectExtent l="0" t="0" r="0" b="0"/>
                  <wp:docPr id="1877244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44976" name="Picture 1877244976"/>
                          <pic:cNvPicPr/>
                        </pic:nvPicPr>
                        <pic:blipFill>
                          <a:blip r:embed="rId13">
                            <a:extLst>
                              <a:ext uri="{28A0092B-C50C-407E-A947-70E740481C1C}">
                                <a14:useLocalDpi xmlns:a14="http://schemas.microsoft.com/office/drawing/2010/main"/>
                              </a:ext>
                            </a:extLst>
                          </a:blip>
                          <a:stretch>
                            <a:fillRect/>
                          </a:stretch>
                        </pic:blipFill>
                        <pic:spPr>
                          <a:xfrm>
                            <a:off x="0" y="0"/>
                            <a:ext cx="2189759" cy="1962251"/>
                          </a:xfrm>
                          <a:prstGeom prst="rect">
                            <a:avLst/>
                          </a:prstGeom>
                        </pic:spPr>
                      </pic:pic>
                    </a:graphicData>
                  </a:graphic>
                </wp:inline>
              </w:drawing>
            </w:r>
          </w:p>
          <w:p w14:paraId="6358F143" w14:textId="1E1385BF" w:rsidR="00B34994" w:rsidRPr="00B63D67" w:rsidRDefault="00B34994" w:rsidP="00B34994">
            <w:pPr>
              <w:rPr>
                <w:sz w:val="24"/>
                <w:szCs w:val="24"/>
              </w:rPr>
            </w:pPr>
            <w:r w:rsidRPr="00B63D67">
              <w:rPr>
                <w:b/>
                <w:sz w:val="24"/>
                <w:szCs w:val="24"/>
              </w:rPr>
              <w:t xml:space="preserve">Problem </w:t>
            </w:r>
            <w:r w:rsidRPr="00B63D67">
              <w:rPr>
                <w:sz w:val="24"/>
                <w:szCs w:val="24"/>
              </w:rPr>
              <w:t>-</w:t>
            </w:r>
            <w:r w:rsidRPr="00B63D67">
              <w:rPr>
                <w:b/>
                <w:sz w:val="24"/>
                <w:szCs w:val="24"/>
              </w:rPr>
              <w:t xml:space="preserve"> </w:t>
            </w:r>
            <w:r w:rsidRPr="00B63D67">
              <w:rPr>
                <w:sz w:val="24"/>
                <w:szCs w:val="24"/>
              </w:rPr>
              <w:t xml:space="preserve">Raytheon wants to innovate search and rescue operations in difficult terrain by implementing fully autonomous vehicles, and </w:t>
            </w:r>
            <w:r w:rsidR="00E32D49">
              <w:rPr>
                <w:sz w:val="24"/>
                <w:szCs w:val="24"/>
              </w:rPr>
              <w:t>the UAV team</w:t>
            </w:r>
            <w:r w:rsidRPr="00B63D67">
              <w:rPr>
                <w:sz w:val="24"/>
                <w:szCs w:val="24"/>
              </w:rPr>
              <w:t xml:space="preserve"> will compete in a simulated environment to create an autonomous</w:t>
            </w:r>
            <w:r w:rsidR="00E32D49">
              <w:rPr>
                <w:sz w:val="24"/>
                <w:szCs w:val="24"/>
              </w:rPr>
              <w:t xml:space="preserve">, GPS-denied </w:t>
            </w:r>
            <w:r w:rsidRPr="00B63D67">
              <w:rPr>
                <w:sz w:val="24"/>
                <w:szCs w:val="24"/>
              </w:rPr>
              <w:t>UAV that</w:t>
            </w:r>
            <w:r w:rsidR="002839FC">
              <w:rPr>
                <w:sz w:val="24"/>
                <w:szCs w:val="24"/>
              </w:rPr>
              <w:t>,</w:t>
            </w:r>
            <w:r w:rsidRPr="00B63D67">
              <w:rPr>
                <w:sz w:val="24"/>
                <w:szCs w:val="24"/>
              </w:rPr>
              <w:t xml:space="preserve"> w</w:t>
            </w:r>
            <w:r w:rsidR="001430FF">
              <w:rPr>
                <w:sz w:val="24"/>
                <w:szCs w:val="24"/>
              </w:rPr>
              <w:t xml:space="preserve">hen given mission intent, will </w:t>
            </w:r>
            <w:r w:rsidRPr="00B63D67">
              <w:rPr>
                <w:sz w:val="24"/>
                <w:szCs w:val="24"/>
              </w:rPr>
              <w:t>survey</w:t>
            </w:r>
            <w:r w:rsidR="00F327EB">
              <w:rPr>
                <w:sz w:val="24"/>
                <w:szCs w:val="24"/>
              </w:rPr>
              <w:t xml:space="preserve"> the </w:t>
            </w:r>
            <w:r w:rsidR="00CD09A2">
              <w:rPr>
                <w:sz w:val="24"/>
                <w:szCs w:val="24"/>
              </w:rPr>
              <w:t>field</w:t>
            </w:r>
            <w:r w:rsidRPr="00B63D67">
              <w:rPr>
                <w:sz w:val="24"/>
                <w:szCs w:val="24"/>
              </w:rPr>
              <w:t>, locate</w:t>
            </w:r>
            <w:r w:rsidR="00F327EB">
              <w:rPr>
                <w:sz w:val="24"/>
                <w:szCs w:val="24"/>
              </w:rPr>
              <w:t xml:space="preserve"> the </w:t>
            </w:r>
            <w:r w:rsidR="002A7B63">
              <w:rPr>
                <w:sz w:val="24"/>
                <w:szCs w:val="24"/>
              </w:rPr>
              <w:t>desired object</w:t>
            </w:r>
            <w:r w:rsidRPr="00B63D67">
              <w:rPr>
                <w:sz w:val="24"/>
                <w:szCs w:val="24"/>
              </w:rPr>
              <w:t xml:space="preserve">, and deliver </w:t>
            </w:r>
            <w:r w:rsidR="30B11F2E" w:rsidRPr="369A3E3E">
              <w:rPr>
                <w:sz w:val="24"/>
                <w:szCs w:val="24"/>
              </w:rPr>
              <w:t xml:space="preserve">location </w:t>
            </w:r>
            <w:r w:rsidRPr="00B63D67">
              <w:rPr>
                <w:sz w:val="24"/>
                <w:szCs w:val="24"/>
              </w:rPr>
              <w:t>instructions to an autonomous UGV within the allocated time</w:t>
            </w:r>
            <w:r w:rsidR="001430FF">
              <w:rPr>
                <w:sz w:val="24"/>
                <w:szCs w:val="24"/>
              </w:rPr>
              <w:t>.</w:t>
            </w:r>
          </w:p>
          <w:p w14:paraId="662C89D4" w14:textId="77777777" w:rsidR="00B34994" w:rsidRPr="00B63D67" w:rsidRDefault="00B34994" w:rsidP="00B34994">
            <w:pPr>
              <w:widowControl/>
              <w:autoSpaceDE/>
              <w:autoSpaceDN/>
              <w:rPr>
                <w:sz w:val="24"/>
                <w:szCs w:val="24"/>
              </w:rPr>
            </w:pPr>
          </w:p>
          <w:p w14:paraId="55B078D5" w14:textId="1BB2C997" w:rsidR="00B34994" w:rsidRPr="00D37265" w:rsidRDefault="00B34994" w:rsidP="00B34994">
            <w:pPr>
              <w:widowControl/>
              <w:autoSpaceDE/>
              <w:autoSpaceDN/>
              <w:rPr>
                <w:sz w:val="24"/>
                <w:szCs w:val="24"/>
              </w:rPr>
            </w:pPr>
            <w:r w:rsidRPr="00B63D67">
              <w:rPr>
                <w:b/>
                <w:sz w:val="24"/>
                <w:szCs w:val="24"/>
              </w:rPr>
              <w:t xml:space="preserve">Stakeholders </w:t>
            </w:r>
            <w:r w:rsidR="00D669AD" w:rsidRPr="00D669AD">
              <w:rPr>
                <w:sz w:val="24"/>
                <w:szCs w:val="24"/>
              </w:rPr>
              <w:t>-</w:t>
            </w:r>
            <w:r w:rsidRPr="00B63D67">
              <w:rPr>
                <w:b/>
                <w:sz w:val="24"/>
                <w:szCs w:val="24"/>
              </w:rPr>
              <w:t xml:space="preserve"> </w:t>
            </w:r>
            <w:r w:rsidRPr="00B63D67">
              <w:rPr>
                <w:sz w:val="24"/>
                <w:szCs w:val="24"/>
              </w:rPr>
              <w:t>RTX Corporation sponsor and mentor Luis Esparza, AVC judges, Cal Poly students (UAV, UGV, Electrical, and Computer Engineering teams), and faculty advisor Rick Lasko.</w:t>
            </w:r>
          </w:p>
        </w:tc>
        <w:tc>
          <w:tcPr>
            <w:tcW w:w="3854" w:type="dxa"/>
            <w:tcBorders>
              <w:bottom w:val="single" w:sz="4" w:space="0" w:color="000000" w:themeColor="text1"/>
            </w:tcBorders>
          </w:tcPr>
          <w:p w14:paraId="6E187604" w14:textId="77777777" w:rsidR="00B34994" w:rsidRPr="00D37265" w:rsidRDefault="00B34994" w:rsidP="00B34994">
            <w:pPr>
              <w:pStyle w:val="TableParagraph"/>
              <w:jc w:val="center"/>
              <w:rPr>
                <w:b/>
                <w:sz w:val="24"/>
                <w:szCs w:val="24"/>
              </w:rPr>
            </w:pPr>
            <w:r w:rsidRPr="00D37265">
              <w:rPr>
                <w:b/>
                <w:sz w:val="24"/>
                <w:szCs w:val="24"/>
              </w:rPr>
              <w:t>Key</w:t>
            </w:r>
            <w:r w:rsidRPr="00D37265">
              <w:rPr>
                <w:b/>
                <w:spacing w:val="-1"/>
                <w:sz w:val="24"/>
                <w:szCs w:val="24"/>
              </w:rPr>
              <w:t xml:space="preserve"> </w:t>
            </w:r>
            <w:r w:rsidRPr="00D37265">
              <w:rPr>
                <w:b/>
                <w:spacing w:val="-2"/>
                <w:sz w:val="24"/>
                <w:szCs w:val="24"/>
              </w:rPr>
              <w:t>Specifications</w:t>
            </w:r>
            <w:r>
              <w:rPr>
                <w:noProof/>
              </w:rPr>
              <mc:AlternateContent>
                <mc:Choice Requires="wps">
                  <w:drawing>
                    <wp:inline distT="0" distB="0" distL="0" distR="0" wp14:anchorId="4485481B" wp14:editId="14D4B0F1">
                      <wp:extent cx="2293620" cy="3643085"/>
                      <wp:effectExtent l="0" t="0" r="0" b="0"/>
                      <wp:docPr id="113032200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3620" cy="3643085"/>
                              </a:xfrm>
                              <a:prstGeom prst="rect">
                                <a:avLst/>
                              </a:prstGeom>
                            </wps:spPr>
                            <wps:txbx>
                              <w:txbxContent>
                                <w:tbl>
                                  <w:tblPr>
                                    <w:tblW w:w="3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1896"/>
                                  </w:tblGrid>
                                  <w:tr w:rsidR="00B34994" w:rsidRPr="006A2CDD" w14:paraId="3FBA71ED" w14:textId="77777777" w:rsidTr="00135C7C">
                                    <w:trPr>
                                      <w:trHeight w:val="245"/>
                                      <w:jc w:val="center"/>
                                    </w:trPr>
                                    <w:tc>
                                      <w:tcPr>
                                        <w:tcW w:w="1664" w:type="dxa"/>
                                      </w:tcPr>
                                      <w:p w14:paraId="5086360E" w14:textId="77777777" w:rsidR="00B34994" w:rsidRPr="006A2CDD" w:rsidRDefault="00B34994" w:rsidP="00177F2A">
                                        <w:pPr>
                                          <w:pStyle w:val="TableParagraph"/>
                                          <w:spacing w:before="1"/>
                                          <w:jc w:val="center"/>
                                          <w:rPr>
                                            <w:sz w:val="24"/>
                                            <w:szCs w:val="24"/>
                                          </w:rPr>
                                        </w:pPr>
                                        <w:r>
                                          <w:rPr>
                                            <w:sz w:val="24"/>
                                            <w:szCs w:val="24"/>
                                          </w:rPr>
                                          <w:t>Autonomy</w:t>
                                        </w:r>
                                      </w:p>
                                    </w:tc>
                                    <w:tc>
                                      <w:tcPr>
                                        <w:tcW w:w="1896" w:type="dxa"/>
                                      </w:tcPr>
                                      <w:p w14:paraId="47D489E2" w14:textId="77777777" w:rsidR="00B34994" w:rsidRPr="006A2CDD" w:rsidRDefault="00B34994" w:rsidP="00177F2A">
                                        <w:pPr>
                                          <w:pStyle w:val="TableParagraph"/>
                                          <w:spacing w:line="254" w:lineRule="exact"/>
                                          <w:ind w:left="110" w:right="197"/>
                                          <w:rPr>
                                            <w:sz w:val="24"/>
                                            <w:szCs w:val="24"/>
                                          </w:rPr>
                                        </w:pPr>
                                        <w:r>
                                          <w:rPr>
                                            <w:sz w:val="24"/>
                                            <w:szCs w:val="24"/>
                                          </w:rPr>
                                          <w:t>Pass</w:t>
                                        </w:r>
                                      </w:p>
                                    </w:tc>
                                  </w:tr>
                                  <w:tr w:rsidR="00B34994" w:rsidRPr="006A2CDD" w14:paraId="283EE6A7" w14:textId="77777777" w:rsidTr="00330D8A">
                                    <w:trPr>
                                      <w:trHeight w:val="452"/>
                                      <w:jc w:val="center"/>
                                    </w:trPr>
                                    <w:tc>
                                      <w:tcPr>
                                        <w:tcW w:w="1664" w:type="dxa"/>
                                      </w:tcPr>
                                      <w:p w14:paraId="6EB16E3B" w14:textId="77777777" w:rsidR="00B34994" w:rsidRPr="006A2CDD" w:rsidRDefault="00B34994" w:rsidP="00177F2A">
                                        <w:pPr>
                                          <w:pStyle w:val="TableParagraph"/>
                                          <w:spacing w:before="1"/>
                                          <w:jc w:val="center"/>
                                          <w:rPr>
                                            <w:sz w:val="24"/>
                                            <w:szCs w:val="24"/>
                                          </w:rPr>
                                        </w:pPr>
                                        <w:r>
                                          <w:rPr>
                                            <w:sz w:val="24"/>
                                            <w:szCs w:val="24"/>
                                          </w:rPr>
                                          <w:t>Target Identification</w:t>
                                        </w:r>
                                      </w:p>
                                    </w:tc>
                                    <w:tc>
                                      <w:tcPr>
                                        <w:tcW w:w="1896" w:type="dxa"/>
                                      </w:tcPr>
                                      <w:p w14:paraId="27DEC52C" w14:textId="77777777" w:rsidR="00B34994" w:rsidRPr="006A2CDD" w:rsidRDefault="00B34994" w:rsidP="00177F2A">
                                        <w:pPr>
                                          <w:pStyle w:val="TableParagraph"/>
                                          <w:spacing w:line="250" w:lineRule="exact"/>
                                          <w:ind w:left="110" w:right="197"/>
                                          <w:rPr>
                                            <w:sz w:val="24"/>
                                            <w:szCs w:val="24"/>
                                          </w:rPr>
                                        </w:pPr>
                                        <w:r>
                                          <w:rPr>
                                            <w:sz w:val="24"/>
                                            <w:szCs w:val="24"/>
                                          </w:rPr>
                                          <w:t>Pass</w:t>
                                        </w:r>
                                      </w:p>
                                    </w:tc>
                                  </w:tr>
                                  <w:tr w:rsidR="00B34994" w:rsidRPr="006A2CDD" w14:paraId="3970557B" w14:textId="77777777" w:rsidTr="00330D8A">
                                    <w:trPr>
                                      <w:trHeight w:val="452"/>
                                      <w:jc w:val="center"/>
                                    </w:trPr>
                                    <w:tc>
                                      <w:tcPr>
                                        <w:tcW w:w="1664" w:type="dxa"/>
                                      </w:tcPr>
                                      <w:p w14:paraId="10235AF4" w14:textId="77777777" w:rsidR="00B34994" w:rsidRPr="006A2CDD" w:rsidRDefault="00B34994" w:rsidP="00177F2A">
                                        <w:pPr>
                                          <w:pStyle w:val="TableParagraph"/>
                                          <w:spacing w:before="1"/>
                                          <w:jc w:val="center"/>
                                          <w:rPr>
                                            <w:sz w:val="24"/>
                                            <w:szCs w:val="24"/>
                                          </w:rPr>
                                        </w:pPr>
                                        <w:r>
                                          <w:rPr>
                                            <w:sz w:val="24"/>
                                            <w:szCs w:val="24"/>
                                          </w:rPr>
                                          <w:t>Communication Accuracy</w:t>
                                        </w:r>
                                      </w:p>
                                    </w:tc>
                                    <w:tc>
                                      <w:tcPr>
                                        <w:tcW w:w="1896" w:type="dxa"/>
                                      </w:tcPr>
                                      <w:p w14:paraId="376504A7" w14:textId="747C6D36" w:rsidR="00B34994" w:rsidRPr="006A2CDD" w:rsidRDefault="00C8181A" w:rsidP="00177F2A">
                                        <w:pPr>
                                          <w:pStyle w:val="TableParagraph"/>
                                          <w:spacing w:line="250" w:lineRule="exact"/>
                                          <w:ind w:left="110" w:right="197"/>
                                          <w:rPr>
                                            <w:sz w:val="24"/>
                                            <w:szCs w:val="24"/>
                                          </w:rPr>
                                        </w:pPr>
                                        <w:r>
                                          <w:rPr>
                                            <w:color w:val="000000"/>
                                            <w:sz w:val="24"/>
                                            <w:szCs w:val="24"/>
                                          </w:rPr>
                                          <w:t>99% of messages received</w:t>
                                        </w:r>
                                      </w:p>
                                    </w:tc>
                                  </w:tr>
                                  <w:tr w:rsidR="00B34994" w:rsidRPr="006A2CDD" w14:paraId="216A84C7" w14:textId="77777777" w:rsidTr="00FE6E1A">
                                    <w:trPr>
                                      <w:trHeight w:val="281"/>
                                      <w:jc w:val="center"/>
                                    </w:trPr>
                                    <w:tc>
                                      <w:tcPr>
                                        <w:tcW w:w="1664" w:type="dxa"/>
                                      </w:tcPr>
                                      <w:p w14:paraId="258C2F38" w14:textId="77777777" w:rsidR="00B34994" w:rsidRPr="006A2CDD" w:rsidRDefault="00B34994" w:rsidP="00FE6E1A">
                                        <w:pPr>
                                          <w:pStyle w:val="TableParagraph"/>
                                          <w:spacing w:before="1"/>
                                          <w:jc w:val="center"/>
                                          <w:rPr>
                                            <w:sz w:val="24"/>
                                            <w:szCs w:val="24"/>
                                          </w:rPr>
                                        </w:pPr>
                                        <w:r>
                                          <w:rPr>
                                            <w:sz w:val="24"/>
                                            <w:szCs w:val="24"/>
                                          </w:rPr>
                                          <w:t>Navigation Accuracy</w:t>
                                        </w:r>
                                      </w:p>
                                    </w:tc>
                                    <w:tc>
                                      <w:tcPr>
                                        <w:tcW w:w="1896" w:type="dxa"/>
                                      </w:tcPr>
                                      <w:p w14:paraId="0DFC4187" w14:textId="540FEE8A" w:rsidR="00B34994" w:rsidRPr="006A2CDD" w:rsidRDefault="00FF523A" w:rsidP="00177F2A">
                                        <w:pPr>
                                          <w:pStyle w:val="TableParagraph"/>
                                          <w:spacing w:line="250" w:lineRule="exact"/>
                                          <w:ind w:left="110" w:right="197"/>
                                          <w:rPr>
                                            <w:sz w:val="24"/>
                                            <w:szCs w:val="24"/>
                                          </w:rPr>
                                        </w:pPr>
                                        <w:r>
                                          <w:rPr>
                                            <w:sz w:val="24"/>
                                            <w:szCs w:val="24"/>
                                          </w:rPr>
                                          <w:t>&lt; 1 ft</w:t>
                                        </w:r>
                                      </w:p>
                                    </w:tc>
                                  </w:tr>
                                  <w:tr w:rsidR="00B34994" w:rsidRPr="006A2CDD" w14:paraId="4C0CAAF3" w14:textId="77777777" w:rsidTr="00330D8A">
                                    <w:trPr>
                                      <w:trHeight w:val="452"/>
                                      <w:jc w:val="center"/>
                                    </w:trPr>
                                    <w:tc>
                                      <w:tcPr>
                                        <w:tcW w:w="1664" w:type="dxa"/>
                                        <w:vAlign w:val="center"/>
                                      </w:tcPr>
                                      <w:p w14:paraId="0E748AA2" w14:textId="77777777" w:rsidR="00B34994" w:rsidRPr="00161A19" w:rsidRDefault="00B34994" w:rsidP="00177F2A">
                                        <w:pPr>
                                          <w:widowControl/>
                                          <w:autoSpaceDE/>
                                          <w:autoSpaceDN/>
                                          <w:jc w:val="center"/>
                                          <w:rPr>
                                            <w:color w:val="000000"/>
                                            <w:sz w:val="24"/>
                                            <w:szCs w:val="24"/>
                                          </w:rPr>
                                        </w:pPr>
                                        <w:r>
                                          <w:rPr>
                                            <w:color w:val="000000"/>
                                            <w:sz w:val="24"/>
                                            <w:szCs w:val="24"/>
                                          </w:rPr>
                                          <w:t>Map Accuracy</w:t>
                                        </w:r>
                                      </w:p>
                                    </w:tc>
                                    <w:tc>
                                      <w:tcPr>
                                        <w:tcW w:w="1896" w:type="dxa"/>
                                      </w:tcPr>
                                      <w:p w14:paraId="27F70F24" w14:textId="14407F4D" w:rsidR="00B34994" w:rsidRPr="006A2CDD" w:rsidRDefault="00FF523A" w:rsidP="00177F2A">
                                        <w:pPr>
                                          <w:pStyle w:val="TableParagraph"/>
                                          <w:spacing w:line="250" w:lineRule="exact"/>
                                          <w:ind w:left="110" w:right="197"/>
                                          <w:rPr>
                                            <w:sz w:val="24"/>
                                            <w:szCs w:val="24"/>
                                          </w:rPr>
                                        </w:pPr>
                                        <w:r>
                                          <w:rPr>
                                            <w:sz w:val="24"/>
                                            <w:szCs w:val="24"/>
                                          </w:rPr>
                                          <w:t>&lt; 1 ft</w:t>
                                        </w:r>
                                      </w:p>
                                    </w:tc>
                                  </w:tr>
                                </w:tbl>
                                <w:p w14:paraId="7DB39008" w14:textId="77777777" w:rsidR="00471BAF" w:rsidRDefault="00471BAF" w:rsidP="00B34994">
                                  <w:pPr>
                                    <w:pStyle w:val="BodyText"/>
                                  </w:pPr>
                                </w:p>
                                <w:p w14:paraId="1D070213" w14:textId="214C0DA1" w:rsidR="00B34994" w:rsidRPr="00192785" w:rsidRDefault="00B34994" w:rsidP="00B34994">
                                  <w:pPr>
                                    <w:pStyle w:val="BodyText"/>
                                  </w:pPr>
                                  <w:r w:rsidRPr="00192785">
                                    <w:t>These specifications are the most critical to mission success. The UAV must autonomously identify the correct target, navigate accurately, develop a usable map of its surroundings, and reliably communicate with the UGV. If any of these functions fail, the aircraft cannot complete the mission.</w:t>
                                  </w:r>
                                </w:p>
                                <w:p w14:paraId="30E7458E" w14:textId="2F16C7CA" w:rsidR="00B34994" w:rsidRDefault="00B34994" w:rsidP="00B34994">
                                  <w:pPr>
                                    <w:pStyle w:val="BodyText"/>
                                  </w:pPr>
                                </w:p>
                              </w:txbxContent>
                            </wps:txbx>
                            <wps:bodyPr wrap="square" lIns="0" tIns="0" rIns="0" bIns="0" rtlCol="0">
                              <a:noAutofit/>
                            </wps:bodyPr>
                          </wps:wsp>
                        </a:graphicData>
                      </a:graphic>
                    </wp:inline>
                  </w:drawing>
                </mc:Choice>
                <mc:Fallback>
                  <w:pict>
                    <v:shapetype w14:anchorId="4485481B" id="_x0000_t202" coordsize="21600,21600" o:spt="202" path="m,l,21600r21600,l21600,xe">
                      <v:stroke joinstyle="miter"/>
                      <v:path gradientshapeok="t" o:connecttype="rect"/>
                    </v:shapetype>
                    <v:shape id="Textbox 6" o:spid="_x0000_s1026" type="#_x0000_t202" style="width:180.6pt;height:28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" filled="f" stroked="f">
                      <v:textbox inset="0,0,0,0">
                        <w:txbxContent>
                          <w:tbl>
                            <w:tblPr>
                              <w:tblW w:w="3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1896"/>
                            </w:tblGrid>
                            <w:tr w:rsidR="00B34994" w:rsidRPr="006A2CDD" w14:paraId="3FBA71ED" w14:textId="77777777" w:rsidTr="00135C7C">
                              <w:trPr>
                                <w:trHeight w:val="245"/>
                                <w:jc w:val="center"/>
                              </w:trPr>
                              <w:tc>
                                <w:tcPr>
                                  <w:tcW w:w="1664" w:type="dxa"/>
                                </w:tcPr>
                                <w:p w14:paraId="5086360E" w14:textId="77777777" w:rsidR="00B34994" w:rsidRPr="006A2CDD" w:rsidRDefault="00B34994" w:rsidP="00177F2A">
                                  <w:pPr>
                                    <w:pStyle w:val="TableParagraph"/>
                                    <w:spacing w:before="1"/>
                                    <w:jc w:val="center"/>
                                    <w:rPr>
                                      <w:sz w:val="24"/>
                                      <w:szCs w:val="24"/>
                                    </w:rPr>
                                  </w:pPr>
                                  <w:r>
                                    <w:rPr>
                                      <w:sz w:val="24"/>
                                      <w:szCs w:val="24"/>
                                    </w:rPr>
                                    <w:t>Autonomy</w:t>
                                  </w:r>
                                </w:p>
                              </w:tc>
                              <w:tc>
                                <w:tcPr>
                                  <w:tcW w:w="1896" w:type="dxa"/>
                                </w:tcPr>
                                <w:p w14:paraId="47D489E2" w14:textId="77777777" w:rsidR="00B34994" w:rsidRPr="006A2CDD" w:rsidRDefault="00B34994" w:rsidP="00177F2A">
                                  <w:pPr>
                                    <w:pStyle w:val="TableParagraph"/>
                                    <w:spacing w:line="254" w:lineRule="exact"/>
                                    <w:ind w:left="110" w:right="197"/>
                                    <w:rPr>
                                      <w:sz w:val="24"/>
                                      <w:szCs w:val="24"/>
                                    </w:rPr>
                                  </w:pPr>
                                  <w:r>
                                    <w:rPr>
                                      <w:sz w:val="24"/>
                                      <w:szCs w:val="24"/>
                                    </w:rPr>
                                    <w:t>Pass</w:t>
                                  </w:r>
                                </w:p>
                              </w:tc>
                            </w:tr>
                            <w:tr w:rsidR="00B34994" w:rsidRPr="006A2CDD" w14:paraId="283EE6A7" w14:textId="77777777" w:rsidTr="00330D8A">
                              <w:trPr>
                                <w:trHeight w:val="452"/>
                                <w:jc w:val="center"/>
                              </w:trPr>
                              <w:tc>
                                <w:tcPr>
                                  <w:tcW w:w="1664" w:type="dxa"/>
                                </w:tcPr>
                                <w:p w14:paraId="6EB16E3B" w14:textId="77777777" w:rsidR="00B34994" w:rsidRPr="006A2CDD" w:rsidRDefault="00B34994" w:rsidP="00177F2A">
                                  <w:pPr>
                                    <w:pStyle w:val="TableParagraph"/>
                                    <w:spacing w:before="1"/>
                                    <w:jc w:val="center"/>
                                    <w:rPr>
                                      <w:sz w:val="24"/>
                                      <w:szCs w:val="24"/>
                                    </w:rPr>
                                  </w:pPr>
                                  <w:r>
                                    <w:rPr>
                                      <w:sz w:val="24"/>
                                      <w:szCs w:val="24"/>
                                    </w:rPr>
                                    <w:t>Target Identification</w:t>
                                  </w:r>
                                </w:p>
                              </w:tc>
                              <w:tc>
                                <w:tcPr>
                                  <w:tcW w:w="1896" w:type="dxa"/>
                                </w:tcPr>
                                <w:p w14:paraId="27DEC52C" w14:textId="77777777" w:rsidR="00B34994" w:rsidRPr="006A2CDD" w:rsidRDefault="00B34994" w:rsidP="00177F2A">
                                  <w:pPr>
                                    <w:pStyle w:val="TableParagraph"/>
                                    <w:spacing w:line="250" w:lineRule="exact"/>
                                    <w:ind w:left="110" w:right="197"/>
                                    <w:rPr>
                                      <w:sz w:val="24"/>
                                      <w:szCs w:val="24"/>
                                    </w:rPr>
                                  </w:pPr>
                                  <w:r>
                                    <w:rPr>
                                      <w:sz w:val="24"/>
                                      <w:szCs w:val="24"/>
                                    </w:rPr>
                                    <w:t>Pass</w:t>
                                  </w:r>
                                </w:p>
                              </w:tc>
                            </w:tr>
                            <w:tr w:rsidR="00B34994" w:rsidRPr="006A2CDD" w14:paraId="3970557B" w14:textId="77777777" w:rsidTr="00330D8A">
                              <w:trPr>
                                <w:trHeight w:val="452"/>
                                <w:jc w:val="center"/>
                              </w:trPr>
                              <w:tc>
                                <w:tcPr>
                                  <w:tcW w:w="1664" w:type="dxa"/>
                                </w:tcPr>
                                <w:p w14:paraId="10235AF4" w14:textId="77777777" w:rsidR="00B34994" w:rsidRPr="006A2CDD" w:rsidRDefault="00B34994" w:rsidP="00177F2A">
                                  <w:pPr>
                                    <w:pStyle w:val="TableParagraph"/>
                                    <w:spacing w:before="1"/>
                                    <w:jc w:val="center"/>
                                    <w:rPr>
                                      <w:sz w:val="24"/>
                                      <w:szCs w:val="24"/>
                                    </w:rPr>
                                  </w:pPr>
                                  <w:r>
                                    <w:rPr>
                                      <w:sz w:val="24"/>
                                      <w:szCs w:val="24"/>
                                    </w:rPr>
                                    <w:t>Communication Accuracy</w:t>
                                  </w:r>
                                </w:p>
                              </w:tc>
                              <w:tc>
                                <w:tcPr>
                                  <w:tcW w:w="1896" w:type="dxa"/>
                                </w:tcPr>
                                <w:p w14:paraId="376504A7" w14:textId="747C6D36" w:rsidR="00B34994" w:rsidRPr="006A2CDD" w:rsidRDefault="00C8181A" w:rsidP="00177F2A">
                                  <w:pPr>
                                    <w:pStyle w:val="TableParagraph"/>
                                    <w:spacing w:line="250" w:lineRule="exact"/>
                                    <w:ind w:left="110" w:right="197"/>
                                    <w:rPr>
                                      <w:sz w:val="24"/>
                                      <w:szCs w:val="24"/>
                                    </w:rPr>
                                  </w:pPr>
                                  <w:r>
                                    <w:rPr>
                                      <w:color w:val="000000"/>
                                      <w:sz w:val="24"/>
                                      <w:szCs w:val="24"/>
                                    </w:rPr>
                                    <w:t>99% of messages received</w:t>
                                  </w:r>
                                </w:p>
                              </w:tc>
                            </w:tr>
                            <w:tr w:rsidR="00B34994" w:rsidRPr="006A2CDD" w14:paraId="216A84C7" w14:textId="77777777" w:rsidTr="00FE6E1A">
                              <w:trPr>
                                <w:trHeight w:val="281"/>
                                <w:jc w:val="center"/>
                              </w:trPr>
                              <w:tc>
                                <w:tcPr>
                                  <w:tcW w:w="1664" w:type="dxa"/>
                                </w:tcPr>
                                <w:p w14:paraId="258C2F38" w14:textId="77777777" w:rsidR="00B34994" w:rsidRPr="006A2CDD" w:rsidRDefault="00B34994" w:rsidP="00FE6E1A">
                                  <w:pPr>
                                    <w:pStyle w:val="TableParagraph"/>
                                    <w:spacing w:before="1"/>
                                    <w:jc w:val="center"/>
                                    <w:rPr>
                                      <w:sz w:val="24"/>
                                      <w:szCs w:val="24"/>
                                    </w:rPr>
                                  </w:pPr>
                                  <w:r>
                                    <w:rPr>
                                      <w:sz w:val="24"/>
                                      <w:szCs w:val="24"/>
                                    </w:rPr>
                                    <w:t>Navigation Accuracy</w:t>
                                  </w:r>
                                </w:p>
                              </w:tc>
                              <w:tc>
                                <w:tcPr>
                                  <w:tcW w:w="1896" w:type="dxa"/>
                                </w:tcPr>
                                <w:p w14:paraId="0DFC4187" w14:textId="540FEE8A" w:rsidR="00B34994" w:rsidRPr="006A2CDD" w:rsidRDefault="00FF523A" w:rsidP="00177F2A">
                                  <w:pPr>
                                    <w:pStyle w:val="TableParagraph"/>
                                    <w:spacing w:line="250" w:lineRule="exact"/>
                                    <w:ind w:left="110" w:right="197"/>
                                    <w:rPr>
                                      <w:sz w:val="24"/>
                                      <w:szCs w:val="24"/>
                                    </w:rPr>
                                  </w:pPr>
                                  <w:r>
                                    <w:rPr>
                                      <w:sz w:val="24"/>
                                      <w:szCs w:val="24"/>
                                    </w:rPr>
                                    <w:t>&lt; 1 ft</w:t>
                                  </w:r>
                                </w:p>
                              </w:tc>
                            </w:tr>
                            <w:tr w:rsidR="00B34994" w:rsidRPr="006A2CDD" w14:paraId="4C0CAAF3" w14:textId="77777777" w:rsidTr="00330D8A">
                              <w:trPr>
                                <w:trHeight w:val="452"/>
                                <w:jc w:val="center"/>
                              </w:trPr>
                              <w:tc>
                                <w:tcPr>
                                  <w:tcW w:w="1664" w:type="dxa"/>
                                  <w:vAlign w:val="center"/>
                                </w:tcPr>
                                <w:p w14:paraId="0E748AA2" w14:textId="77777777" w:rsidR="00B34994" w:rsidRPr="00161A19" w:rsidRDefault="00B34994" w:rsidP="00177F2A">
                                  <w:pPr>
                                    <w:widowControl/>
                                    <w:autoSpaceDE/>
                                    <w:autoSpaceDN/>
                                    <w:jc w:val="center"/>
                                    <w:rPr>
                                      <w:color w:val="000000"/>
                                      <w:sz w:val="24"/>
                                      <w:szCs w:val="24"/>
                                    </w:rPr>
                                  </w:pPr>
                                  <w:r>
                                    <w:rPr>
                                      <w:color w:val="000000"/>
                                      <w:sz w:val="24"/>
                                      <w:szCs w:val="24"/>
                                    </w:rPr>
                                    <w:t>Map Accuracy</w:t>
                                  </w:r>
                                </w:p>
                              </w:tc>
                              <w:tc>
                                <w:tcPr>
                                  <w:tcW w:w="1896" w:type="dxa"/>
                                </w:tcPr>
                                <w:p w14:paraId="27F70F24" w14:textId="14407F4D" w:rsidR="00B34994" w:rsidRPr="006A2CDD" w:rsidRDefault="00FF523A" w:rsidP="00177F2A">
                                  <w:pPr>
                                    <w:pStyle w:val="TableParagraph"/>
                                    <w:spacing w:line="250" w:lineRule="exact"/>
                                    <w:ind w:left="110" w:right="197"/>
                                    <w:rPr>
                                      <w:sz w:val="24"/>
                                      <w:szCs w:val="24"/>
                                    </w:rPr>
                                  </w:pPr>
                                  <w:r>
                                    <w:rPr>
                                      <w:sz w:val="24"/>
                                      <w:szCs w:val="24"/>
                                    </w:rPr>
                                    <w:t>&lt; 1 ft</w:t>
                                  </w:r>
                                </w:p>
                              </w:tc>
                            </w:tr>
                          </w:tbl>
                          <w:p w14:paraId="7DB39008" w14:textId="77777777" w:rsidR="00471BAF" w:rsidRDefault="00471BAF" w:rsidP="00B34994">
                            <w:pPr>
                              <w:pStyle w:val="BodyText"/>
                            </w:pPr>
                          </w:p>
                          <w:p w14:paraId="1D070213" w14:textId="214C0DA1" w:rsidR="00B34994" w:rsidRPr="00192785" w:rsidRDefault="00B34994" w:rsidP="00B34994">
                            <w:pPr>
                              <w:pStyle w:val="BodyText"/>
                            </w:pPr>
                            <w:r w:rsidRPr="00192785">
                              <w:t>These specifications are the most critical to mission success. The UAV must autonomously identify the correct target, navigate accurately, develop a usable map of its surroundings, and reliably communicate with the UGV. If any of these functions fail, the aircraft cannot complete the mission.</w:t>
                            </w:r>
                          </w:p>
                          <w:p w14:paraId="30E7458E" w14:textId="2F16C7CA" w:rsidR="00B34994" w:rsidRDefault="00B34994" w:rsidP="00B34994">
                            <w:pPr>
                              <w:pStyle w:val="BodyText"/>
                            </w:pPr>
                          </w:p>
                        </w:txbxContent>
                      </v:textbox>
                      <w10:anchorlock/>
                    </v:shape>
                  </w:pict>
                </mc:Fallback>
              </mc:AlternateContent>
            </w:r>
          </w:p>
        </w:tc>
      </w:tr>
      <w:tr w:rsidR="00B34994" w14:paraId="7A52F4C2" w14:textId="77777777" w:rsidTr="00B34994">
        <w:trPr>
          <w:trHeight w:val="4752"/>
        </w:trPr>
        <w:tc>
          <w:tcPr>
            <w:tcW w:w="5674" w:type="dxa"/>
            <w:tcBorders>
              <w:bottom w:val="single" w:sz="4" w:space="0" w:color="auto"/>
            </w:tcBorders>
          </w:tcPr>
          <w:p w14:paraId="7D9AFFB9" w14:textId="77777777" w:rsidR="00B34994" w:rsidRPr="00D37265" w:rsidRDefault="00B34994" w:rsidP="00B34994">
            <w:pPr>
              <w:pStyle w:val="TableParagraph"/>
              <w:jc w:val="center"/>
              <w:rPr>
                <w:b/>
                <w:sz w:val="24"/>
                <w:szCs w:val="24"/>
              </w:rPr>
            </w:pPr>
            <w:r w:rsidRPr="00D37265">
              <w:rPr>
                <w:b/>
                <w:sz w:val="24"/>
                <w:szCs w:val="24"/>
              </w:rPr>
              <w:t>Scope</w:t>
            </w:r>
            <w:r w:rsidRPr="00D37265">
              <w:rPr>
                <w:b/>
                <w:spacing w:val="-3"/>
                <w:sz w:val="24"/>
                <w:szCs w:val="24"/>
              </w:rPr>
              <w:t xml:space="preserve"> </w:t>
            </w:r>
            <w:r w:rsidRPr="00D37265">
              <w:rPr>
                <w:b/>
                <w:sz w:val="24"/>
                <w:szCs w:val="24"/>
              </w:rPr>
              <w:t>and</w:t>
            </w:r>
            <w:r w:rsidRPr="00D37265">
              <w:rPr>
                <w:b/>
                <w:spacing w:val="-1"/>
                <w:sz w:val="24"/>
                <w:szCs w:val="24"/>
              </w:rPr>
              <w:t xml:space="preserve"> </w:t>
            </w:r>
            <w:r w:rsidRPr="00D37265">
              <w:rPr>
                <w:b/>
                <w:spacing w:val="-2"/>
                <w:sz w:val="24"/>
                <w:szCs w:val="24"/>
              </w:rPr>
              <w:t>Deliverables</w:t>
            </w:r>
          </w:p>
          <w:p w14:paraId="74445CC7" w14:textId="36481CC7" w:rsidR="00B63D67" w:rsidRDefault="009213D5" w:rsidP="00B63D67">
            <w:pPr>
              <w:pStyle w:val="TableParagraph"/>
              <w:tabs>
                <w:tab w:val="left" w:pos="470"/>
              </w:tabs>
              <w:ind w:right="95"/>
              <w:rPr>
                <w:sz w:val="24"/>
                <w:szCs w:val="24"/>
              </w:rPr>
            </w:pPr>
            <w:r>
              <w:rPr>
                <w:sz w:val="24"/>
                <w:szCs w:val="24"/>
              </w:rPr>
              <w:t>The UAV team will deliver</w:t>
            </w:r>
            <w:r w:rsidR="00B63D67">
              <w:rPr>
                <w:sz w:val="24"/>
                <w:szCs w:val="24"/>
              </w:rPr>
              <w:t>:</w:t>
            </w:r>
          </w:p>
          <w:p w14:paraId="707EED35" w14:textId="4EF26651" w:rsidR="00B34994" w:rsidRDefault="00B34994" w:rsidP="00B34994">
            <w:pPr>
              <w:pStyle w:val="TableParagraph"/>
              <w:numPr>
                <w:ilvl w:val="0"/>
                <w:numId w:val="6"/>
              </w:numPr>
              <w:tabs>
                <w:tab w:val="left" w:pos="470"/>
              </w:tabs>
              <w:ind w:right="95"/>
              <w:rPr>
                <w:sz w:val="24"/>
                <w:szCs w:val="24"/>
              </w:rPr>
            </w:pPr>
            <w:r>
              <w:rPr>
                <w:sz w:val="24"/>
                <w:szCs w:val="24"/>
              </w:rPr>
              <w:t>Integrated</w:t>
            </w:r>
            <w:r w:rsidR="00D669AD">
              <w:rPr>
                <w:sz w:val="24"/>
                <w:szCs w:val="24"/>
              </w:rPr>
              <w:t>, GPS-denied</w:t>
            </w:r>
            <w:r>
              <w:rPr>
                <w:sz w:val="24"/>
                <w:szCs w:val="24"/>
              </w:rPr>
              <w:t xml:space="preserve"> UAV prototype with guarded rotors, fixed landing gear, safety systems, and mapping systems.</w:t>
            </w:r>
          </w:p>
          <w:p w14:paraId="505EF374" w14:textId="77777777" w:rsidR="00B34994" w:rsidRDefault="00B34994" w:rsidP="00B34994">
            <w:pPr>
              <w:pStyle w:val="TableParagraph"/>
              <w:numPr>
                <w:ilvl w:val="0"/>
                <w:numId w:val="6"/>
              </w:numPr>
              <w:tabs>
                <w:tab w:val="left" w:pos="470"/>
              </w:tabs>
              <w:ind w:right="95"/>
              <w:rPr>
                <w:sz w:val="24"/>
                <w:szCs w:val="24"/>
              </w:rPr>
            </w:pPr>
            <w:r>
              <w:rPr>
                <w:sz w:val="24"/>
                <w:szCs w:val="24"/>
              </w:rPr>
              <w:t>CAD, drawings, BOM, and analysis results</w:t>
            </w:r>
          </w:p>
          <w:p w14:paraId="65AE83E0" w14:textId="77777777" w:rsidR="00B34994" w:rsidRDefault="00B34994" w:rsidP="00B34994">
            <w:pPr>
              <w:pStyle w:val="TableParagraph"/>
              <w:numPr>
                <w:ilvl w:val="0"/>
                <w:numId w:val="6"/>
              </w:numPr>
              <w:tabs>
                <w:tab w:val="left" w:pos="470"/>
              </w:tabs>
              <w:ind w:right="95"/>
              <w:rPr>
                <w:sz w:val="24"/>
                <w:szCs w:val="24"/>
              </w:rPr>
            </w:pPr>
            <w:r>
              <w:rPr>
                <w:sz w:val="24"/>
                <w:szCs w:val="24"/>
              </w:rPr>
              <w:t>Flight, autonomy, endurance, and safety verification results.</w:t>
            </w:r>
          </w:p>
          <w:p w14:paraId="7306274D" w14:textId="77777777" w:rsidR="00B34994" w:rsidRPr="00BE11AC" w:rsidRDefault="00B34994" w:rsidP="00B34994">
            <w:pPr>
              <w:pStyle w:val="TableParagraph"/>
              <w:numPr>
                <w:ilvl w:val="0"/>
                <w:numId w:val="6"/>
              </w:numPr>
              <w:tabs>
                <w:tab w:val="left" w:pos="470"/>
              </w:tabs>
              <w:ind w:right="95"/>
              <w:rPr>
                <w:sz w:val="24"/>
                <w:szCs w:val="24"/>
              </w:rPr>
            </w:pPr>
            <w:r>
              <w:rPr>
                <w:sz w:val="24"/>
                <w:szCs w:val="24"/>
              </w:rPr>
              <w:t xml:space="preserve">Requirements matrix, test documentation, final report, poster, and competition demonstration. </w:t>
            </w:r>
          </w:p>
        </w:tc>
        <w:tc>
          <w:tcPr>
            <w:tcW w:w="3854" w:type="dxa"/>
            <w:tcBorders>
              <w:bottom w:val="single" w:sz="4" w:space="0" w:color="auto"/>
            </w:tcBorders>
          </w:tcPr>
          <w:p w14:paraId="4E1EA9A3" w14:textId="77777777" w:rsidR="00B34994" w:rsidRPr="00D37265" w:rsidRDefault="00B34994" w:rsidP="00B34994">
            <w:pPr>
              <w:pStyle w:val="TableParagraph"/>
              <w:ind w:left="15"/>
              <w:jc w:val="center"/>
              <w:rPr>
                <w:b/>
                <w:sz w:val="24"/>
                <w:szCs w:val="24"/>
              </w:rPr>
            </w:pPr>
            <w:r w:rsidRPr="00D37265">
              <w:rPr>
                <w:b/>
                <w:sz w:val="24"/>
                <w:szCs w:val="24"/>
              </w:rPr>
              <w:t>What’s</w:t>
            </w:r>
            <w:r w:rsidRPr="00D37265">
              <w:rPr>
                <w:b/>
                <w:spacing w:val="-6"/>
                <w:sz w:val="24"/>
                <w:szCs w:val="24"/>
              </w:rPr>
              <w:t xml:space="preserve"> </w:t>
            </w:r>
            <w:r w:rsidRPr="00D37265">
              <w:rPr>
                <w:b/>
                <w:spacing w:val="-4"/>
                <w:sz w:val="24"/>
                <w:szCs w:val="24"/>
              </w:rPr>
              <w:t>Next</w:t>
            </w:r>
          </w:p>
          <w:p w14:paraId="0EED32EB" w14:textId="77777777" w:rsidR="00B34994" w:rsidRPr="00B63D67" w:rsidRDefault="00B34994" w:rsidP="00B34994">
            <w:pPr>
              <w:pStyle w:val="TableParagraph"/>
              <w:numPr>
                <w:ilvl w:val="0"/>
                <w:numId w:val="13"/>
              </w:numPr>
              <w:rPr>
                <w:sz w:val="24"/>
                <w:szCs w:val="24"/>
              </w:rPr>
            </w:pPr>
            <w:r w:rsidRPr="00B63D67">
              <w:rPr>
                <w:sz w:val="24"/>
                <w:szCs w:val="24"/>
              </w:rPr>
              <w:t xml:space="preserve">Confirm UAV/UGV task allocation and target retrieval concept. </w:t>
            </w:r>
          </w:p>
          <w:p w14:paraId="3CC71825" w14:textId="77777777" w:rsidR="00B34994" w:rsidRPr="00B63D67" w:rsidRDefault="00B34994" w:rsidP="00B34994">
            <w:pPr>
              <w:pStyle w:val="TableParagraph"/>
              <w:numPr>
                <w:ilvl w:val="0"/>
                <w:numId w:val="13"/>
              </w:numPr>
              <w:rPr>
                <w:sz w:val="24"/>
                <w:szCs w:val="24"/>
              </w:rPr>
            </w:pPr>
            <w:r w:rsidRPr="00B63D67">
              <w:rPr>
                <w:sz w:val="24"/>
                <w:szCs w:val="24"/>
              </w:rPr>
              <w:t>Complete airframe, propulsion, sensor, power, and communication research.</w:t>
            </w:r>
          </w:p>
          <w:p w14:paraId="3CF614D0" w14:textId="77777777" w:rsidR="00B34994" w:rsidRPr="00B63D67" w:rsidRDefault="00B34994" w:rsidP="00B34994">
            <w:pPr>
              <w:pStyle w:val="TableParagraph"/>
              <w:numPr>
                <w:ilvl w:val="0"/>
                <w:numId w:val="13"/>
              </w:numPr>
              <w:rPr>
                <w:sz w:val="24"/>
                <w:szCs w:val="24"/>
              </w:rPr>
            </w:pPr>
            <w:r w:rsidRPr="00B63D67">
              <w:rPr>
                <w:sz w:val="24"/>
                <w:szCs w:val="24"/>
              </w:rPr>
              <w:t>Build requirements matrix and verification plan.</w:t>
            </w:r>
          </w:p>
          <w:p w14:paraId="47895371" w14:textId="77777777" w:rsidR="00B34994" w:rsidRPr="00172FDE" w:rsidRDefault="00B34994" w:rsidP="00B34994">
            <w:pPr>
              <w:pStyle w:val="TableParagraph"/>
              <w:numPr>
                <w:ilvl w:val="0"/>
                <w:numId w:val="13"/>
              </w:numPr>
            </w:pPr>
            <w:r w:rsidRPr="00B63D67">
              <w:rPr>
                <w:sz w:val="24"/>
                <w:szCs w:val="24"/>
              </w:rPr>
              <w:t>Establish BOM budgets and order long-lead parts.</w:t>
            </w:r>
            <w:r>
              <w:t xml:space="preserve"> </w:t>
            </w:r>
          </w:p>
        </w:tc>
      </w:tr>
    </w:tbl>
    <w:p w14:paraId="6875759E" w14:textId="7AD7AAD2" w:rsidR="00ED6A3C" w:rsidRPr="00B34994" w:rsidRDefault="00B34994" w:rsidP="000F1699">
      <w:pPr>
        <w:pStyle w:val="Caption"/>
        <w:spacing w:after="0"/>
        <w:jc w:val="center"/>
        <w:rPr>
          <w:b/>
          <w:i w:val="0"/>
          <w:color w:val="auto"/>
          <w:sz w:val="24"/>
          <w:szCs w:val="24"/>
        </w:rPr>
      </w:pPr>
      <w:r>
        <w:rPr>
          <w:b/>
          <w:bCs/>
          <w:i w:val="0"/>
          <w:iCs w:val="0"/>
          <w:color w:val="auto"/>
          <w:sz w:val="24"/>
          <w:szCs w:val="24"/>
        </w:rPr>
        <w:t>Raytheon AVC - UAV</w:t>
      </w:r>
    </w:p>
    <w:p w14:paraId="4A8283D5" w14:textId="416473F8" w:rsidR="000F1699" w:rsidRDefault="000F1699" w:rsidP="000F1699">
      <w:pPr>
        <w:pStyle w:val="Caption"/>
        <w:spacing w:after="0"/>
        <w:jc w:val="center"/>
        <w:rPr>
          <w:i w:val="0"/>
          <w:iCs w:val="0"/>
          <w:color w:val="auto"/>
          <w:sz w:val="24"/>
          <w:szCs w:val="24"/>
        </w:rPr>
      </w:pPr>
      <w:r w:rsidRPr="0049034E">
        <w:rPr>
          <w:i w:val="0"/>
          <w:iCs w:val="0"/>
          <w:color w:val="auto"/>
          <w:sz w:val="24"/>
          <w:szCs w:val="24"/>
        </w:rPr>
        <w:t xml:space="preserve">Figure </w:t>
      </w:r>
      <w:r w:rsidRPr="0049034E">
        <w:rPr>
          <w:i w:val="0"/>
          <w:iCs w:val="0"/>
          <w:color w:val="auto"/>
          <w:sz w:val="24"/>
          <w:szCs w:val="24"/>
        </w:rPr>
        <w:fldChar w:fldCharType="begin"/>
      </w:r>
      <w:r w:rsidRPr="0049034E">
        <w:rPr>
          <w:i w:val="0"/>
          <w:iCs w:val="0"/>
          <w:color w:val="auto"/>
          <w:sz w:val="24"/>
          <w:szCs w:val="24"/>
        </w:rPr>
        <w:instrText xml:space="preserve"> SEQ Figure \* ARABIC </w:instrText>
      </w:r>
      <w:r w:rsidRPr="0049034E">
        <w:rPr>
          <w:i w:val="0"/>
          <w:iCs w:val="0"/>
          <w:color w:val="auto"/>
          <w:sz w:val="24"/>
          <w:szCs w:val="24"/>
        </w:rPr>
        <w:fldChar w:fldCharType="separate"/>
      </w:r>
      <w:r>
        <w:rPr>
          <w:i w:val="0"/>
          <w:iCs w:val="0"/>
          <w:noProof/>
          <w:color w:val="auto"/>
          <w:sz w:val="24"/>
          <w:szCs w:val="24"/>
        </w:rPr>
        <w:t>1</w:t>
      </w:r>
      <w:r w:rsidRPr="0049034E">
        <w:rPr>
          <w:i w:val="0"/>
          <w:iCs w:val="0"/>
          <w:color w:val="auto"/>
          <w:sz w:val="24"/>
          <w:szCs w:val="24"/>
        </w:rPr>
        <w:fldChar w:fldCharType="end"/>
      </w:r>
      <w:r w:rsidRPr="0049034E">
        <w:rPr>
          <w:i w:val="0"/>
          <w:iCs w:val="0"/>
          <w:color w:val="auto"/>
          <w:sz w:val="24"/>
          <w:szCs w:val="24"/>
        </w:rPr>
        <w:t>. Four</w:t>
      </w:r>
      <w:r>
        <w:rPr>
          <w:i w:val="0"/>
          <w:iCs w:val="0"/>
          <w:color w:val="auto"/>
          <w:sz w:val="24"/>
          <w:szCs w:val="24"/>
        </w:rPr>
        <w:t>-</w:t>
      </w:r>
      <w:r w:rsidRPr="0049034E">
        <w:rPr>
          <w:i w:val="0"/>
          <w:iCs w:val="0"/>
          <w:color w:val="auto"/>
          <w:sz w:val="24"/>
          <w:szCs w:val="24"/>
        </w:rPr>
        <w:t>Panel Chart</w:t>
      </w:r>
      <w:r>
        <w:rPr>
          <w:i w:val="0"/>
          <w:iCs w:val="0"/>
          <w:color w:val="auto"/>
          <w:sz w:val="24"/>
          <w:szCs w:val="24"/>
        </w:rPr>
        <w:t xml:space="preserve"> summarizing project status.</w:t>
      </w:r>
    </w:p>
    <w:p w14:paraId="184272CC" w14:textId="7B0F9DF0" w:rsidR="000F1699" w:rsidRPr="00345C76" w:rsidRDefault="000F1699" w:rsidP="000F1699">
      <w:pPr>
        <w:jc w:val="center"/>
        <w:rPr>
          <w:i/>
          <w:iCs/>
          <w:color w:val="215E99" w:themeColor="text2" w:themeTint="BF"/>
        </w:rPr>
        <w:sectPr w:rsidR="000F1699" w:rsidRPr="00345C76" w:rsidSect="00B81597">
          <w:headerReference w:type="default" r:id="rId14"/>
          <w:footerReference w:type="default" r:id="rId15"/>
          <w:pgSz w:w="12240" w:h="15840"/>
          <w:pgMar w:top="1360" w:right="1000" w:bottom="1240" w:left="1340" w:header="739" w:footer="1053" w:gutter="0"/>
          <w:pgNumType w:start="2"/>
          <w:cols w:space="720"/>
          <w:docGrid w:linePitch="299"/>
        </w:sectPr>
      </w:pPr>
    </w:p>
    <w:p w14:paraId="25B1C574" w14:textId="77777777" w:rsidR="001B6E2A" w:rsidRDefault="001B6E2A" w:rsidP="001B6E2A"/>
    <w:p w14:paraId="26979F61" w14:textId="77777777" w:rsidR="00F77ED8" w:rsidRDefault="00F77ED8" w:rsidP="00F77ED8">
      <w:pPr>
        <w:pStyle w:val="BodyText"/>
      </w:pPr>
    </w:p>
    <w:p w14:paraId="7A036E8A" w14:textId="61822893" w:rsidR="00FE7FE7" w:rsidRPr="004207C7" w:rsidRDefault="000F1699" w:rsidP="004207C7">
      <w:pPr>
        <w:widowControl/>
        <w:autoSpaceDE/>
        <w:autoSpaceDN/>
        <w:spacing w:after="160" w:line="278" w:lineRule="auto"/>
        <w:rPr>
          <w:b/>
          <w:sz w:val="36"/>
          <w:szCs w:val="36"/>
        </w:rPr>
      </w:pPr>
      <w:r w:rsidRPr="0098550F">
        <w:rPr>
          <w:b/>
          <w:bCs/>
          <w:sz w:val="36"/>
          <w:szCs w:val="36"/>
        </w:rPr>
        <w:t>Overview</w:t>
      </w:r>
    </w:p>
    <w:p w14:paraId="4D3D0488" w14:textId="1AEC2D66" w:rsidR="0029074C" w:rsidRDefault="00F4053A" w:rsidP="00F77ED8">
      <w:pPr>
        <w:pStyle w:val="BodyText"/>
      </w:pPr>
      <w:r>
        <w:t>RTX sponsors the Raytheon Autonom</w:t>
      </w:r>
      <w:r w:rsidR="00045E0B">
        <w:t>ous Vehicle Competition to give university teams experience designing, integrating, and testing unmanned vehicle systems for a real-world-style mission</w:t>
      </w:r>
      <w:r w:rsidR="00616CB7" w:rsidRPr="00616CB7">
        <w:t xml:space="preserve">. The 2026-2027 theme, “Mission Bird Dog,” requires the autonomous vehicle system to receive a natural-language Leader Intent, navigate an </w:t>
      </w:r>
      <w:r w:rsidR="00C2421E">
        <w:t>outdoor</w:t>
      </w:r>
      <w:r w:rsidR="00616CB7" w:rsidRPr="00616CB7">
        <w:t xml:space="preserve"> GPS-denied field, identify the correct colored target, avoid non-target objects and obstacles, acquire an NFC message, and communicate the result to the leader. Bonus points are available when the target is retrieved and returned to the designated starting zone.</w:t>
      </w:r>
    </w:p>
    <w:p w14:paraId="6266CDF7" w14:textId="77777777" w:rsidR="0029074C" w:rsidRDefault="0029074C" w:rsidP="00F77ED8">
      <w:pPr>
        <w:pStyle w:val="BodyText"/>
      </w:pPr>
    </w:p>
    <w:p w14:paraId="1F45E39E" w14:textId="77777777" w:rsidR="0029074C" w:rsidRDefault="00616CB7" w:rsidP="00F77ED8">
      <w:pPr>
        <w:pStyle w:val="BodyText"/>
      </w:pPr>
      <w:r w:rsidRPr="00616CB7">
        <w:t>The Cal Poly UAV team will develop the aerial portion of the system, with the UGV and other disciplines serving as integration partners. The objective of this scope of work is to establish a traceable plan from stakeholder needs through measurable requirements, design activities, and verification. The sponsor’s feedback is requested on the preliminary vehicle architecture, UAV/UGV interface, system safety approach, and proposed prioritization of technical risks.</w:t>
      </w:r>
    </w:p>
    <w:p w14:paraId="50E8E70A" w14:textId="77777777" w:rsidR="0029074C" w:rsidRDefault="0029074C" w:rsidP="00F77ED8">
      <w:pPr>
        <w:pStyle w:val="BodyText"/>
      </w:pPr>
    </w:p>
    <w:p w14:paraId="1B2B93BD" w14:textId="63A520D1" w:rsidR="00FE7FE7" w:rsidRDefault="00616CB7" w:rsidP="00F77ED8">
      <w:pPr>
        <w:pStyle w:val="BodyText"/>
      </w:pPr>
      <w:r w:rsidRPr="00616CB7">
        <w:t xml:space="preserve">The following sections summarize existing solution categories, map customer needs to </w:t>
      </w:r>
      <w:proofErr w:type="gramStart"/>
      <w:r w:rsidRPr="00616CB7">
        <w:t>engineering</w:t>
      </w:r>
      <w:proofErr w:type="gramEnd"/>
      <w:r w:rsidRPr="00616CB7">
        <w:t xml:space="preserve"> specifications, define measurable targets and verification methods, and document the research base used for design decisions. Appendix A contains the current House of Quality. </w:t>
      </w:r>
    </w:p>
    <w:p w14:paraId="547FF449" w14:textId="77777777" w:rsidR="00A8318F" w:rsidRDefault="00A8318F" w:rsidP="00F77ED8">
      <w:pPr>
        <w:pStyle w:val="BodyText"/>
      </w:pPr>
    </w:p>
    <w:p w14:paraId="1AC285C5" w14:textId="7CA5BA5C" w:rsidR="00A82AC7" w:rsidRDefault="26A2D8BA" w:rsidP="00A82AC7">
      <w:pPr>
        <w:pStyle w:val="BodyText"/>
        <w:keepNext/>
        <w:jc w:val="center"/>
      </w:pPr>
      <w:r>
        <w:rPr>
          <w:noProof/>
        </w:rPr>
        <w:drawing>
          <wp:inline distT="0" distB="0" distL="0" distR="0" wp14:anchorId="1B22B882" wp14:editId="16F0EF87">
            <wp:extent cx="5943600" cy="2971800"/>
            <wp:effectExtent l="0" t="0" r="0" b="0"/>
            <wp:docPr id="129527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7196" name="Picture 129527196"/>
                    <pic:cNvPicPr/>
                  </pic:nvPicPr>
                  <pic:blipFill>
                    <a:blip r:embed="rId16">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58A5B674" w14:textId="662D8AF6" w:rsidR="00A8318F" w:rsidRPr="00141BCB" w:rsidRDefault="00A82AC7" w:rsidP="00A82AC7">
      <w:pPr>
        <w:pStyle w:val="Caption"/>
        <w:jc w:val="center"/>
        <w:rPr>
          <w:i w:val="0"/>
          <w:sz w:val="24"/>
          <w:szCs w:val="24"/>
        </w:rPr>
      </w:pPr>
      <w:r w:rsidRPr="00141BCB">
        <w:rPr>
          <w:i w:val="0"/>
          <w:sz w:val="24"/>
          <w:szCs w:val="24"/>
        </w:rPr>
        <w:t xml:space="preserve">Figure </w:t>
      </w:r>
      <w:r w:rsidRPr="00141BCB">
        <w:rPr>
          <w:i w:val="0"/>
          <w:sz w:val="24"/>
          <w:szCs w:val="24"/>
        </w:rPr>
        <w:fldChar w:fldCharType="begin"/>
      </w:r>
      <w:r>
        <w:instrText xml:space="preserve"> SEQ Figure \* ARABIC </w:instrText>
      </w:r>
      <w:r w:rsidRPr="00141BCB">
        <w:rPr>
          <w:i w:val="0"/>
          <w:sz w:val="24"/>
          <w:szCs w:val="24"/>
        </w:rPr>
        <w:fldChar w:fldCharType="separate"/>
      </w:r>
      <w:r w:rsidRPr="00141BCB">
        <w:rPr>
          <w:i w:val="0"/>
          <w:sz w:val="24"/>
          <w:szCs w:val="24"/>
        </w:rPr>
        <w:t>2</w:t>
      </w:r>
      <w:r w:rsidRPr="00141BCB">
        <w:rPr>
          <w:i w:val="0"/>
          <w:sz w:val="24"/>
          <w:szCs w:val="24"/>
        </w:rPr>
        <w:fldChar w:fldCharType="end"/>
      </w:r>
      <w:r w:rsidR="00141BCB">
        <w:rPr>
          <w:i w:val="0"/>
          <w:iCs w:val="0"/>
          <w:sz w:val="24"/>
          <w:szCs w:val="24"/>
        </w:rPr>
        <w:t>.</w:t>
      </w:r>
      <w:r w:rsidRPr="00141BCB">
        <w:rPr>
          <w:i w:val="0"/>
          <w:sz w:val="24"/>
          <w:szCs w:val="24"/>
        </w:rPr>
        <w:t xml:space="preserve"> Boundary Sketch</w:t>
      </w:r>
    </w:p>
    <w:p w14:paraId="610CF6FE" w14:textId="77777777" w:rsidR="00F77ED8" w:rsidRDefault="00F77ED8" w:rsidP="00F77ED8">
      <w:pPr>
        <w:pStyle w:val="BodyText"/>
      </w:pPr>
    </w:p>
    <w:p w14:paraId="41016FC7" w14:textId="77777777" w:rsidR="003E6267" w:rsidRPr="003E6267" w:rsidRDefault="003E6267" w:rsidP="00F77ED8">
      <w:pPr>
        <w:pStyle w:val="BodyText"/>
      </w:pPr>
    </w:p>
    <w:p w14:paraId="0126AFD7" w14:textId="481FE67F" w:rsidR="003F7CAC" w:rsidRPr="007361E3" w:rsidRDefault="00F77ED8" w:rsidP="003F7CAC">
      <w:pPr>
        <w:widowControl/>
        <w:autoSpaceDE/>
        <w:autoSpaceDN/>
        <w:spacing w:after="160" w:line="278" w:lineRule="auto"/>
        <w:rPr>
          <w:b/>
          <w:bCs/>
          <w:sz w:val="36"/>
          <w:szCs w:val="36"/>
        </w:rPr>
      </w:pPr>
      <w:r>
        <w:rPr>
          <w:b/>
          <w:bCs/>
          <w:sz w:val="36"/>
          <w:szCs w:val="36"/>
        </w:rPr>
        <w:br w:type="page"/>
      </w:r>
      <w:r w:rsidR="002B2A28">
        <w:rPr>
          <w:b/>
          <w:bCs/>
          <w:sz w:val="36"/>
          <w:szCs w:val="36"/>
        </w:rPr>
        <w:lastRenderedPageBreak/>
        <w:t xml:space="preserve">Researched Topics and </w:t>
      </w:r>
      <w:r w:rsidR="003F7CAC">
        <w:rPr>
          <w:b/>
          <w:bCs/>
          <w:sz w:val="36"/>
          <w:szCs w:val="36"/>
        </w:rPr>
        <w:t>Existing Solutions</w:t>
      </w:r>
    </w:p>
    <w:p w14:paraId="361F8AD2" w14:textId="5B805790" w:rsidR="00150090" w:rsidRPr="00150090" w:rsidRDefault="00C36CE2" w:rsidP="002B2A28">
      <w:pPr>
        <w:widowControl/>
        <w:autoSpaceDE/>
        <w:autoSpaceDN/>
        <w:spacing w:before="120"/>
        <w:rPr>
          <w:sz w:val="24"/>
          <w:szCs w:val="24"/>
        </w:rPr>
      </w:pPr>
      <w:r>
        <w:rPr>
          <w:sz w:val="24"/>
          <w:szCs w:val="24"/>
        </w:rPr>
        <w:t>The purpose o</w:t>
      </w:r>
      <w:r w:rsidR="00CC584F">
        <w:rPr>
          <w:sz w:val="24"/>
          <w:szCs w:val="24"/>
        </w:rPr>
        <w:t>f</w:t>
      </w:r>
      <w:r>
        <w:rPr>
          <w:sz w:val="24"/>
          <w:szCs w:val="24"/>
        </w:rPr>
        <w:t xml:space="preserve"> this section is to </w:t>
      </w:r>
      <w:r w:rsidR="00952EBD">
        <w:rPr>
          <w:sz w:val="24"/>
          <w:szCs w:val="24"/>
        </w:rPr>
        <w:t xml:space="preserve">investigate </w:t>
      </w:r>
      <w:r w:rsidR="00750B53">
        <w:rPr>
          <w:sz w:val="24"/>
          <w:szCs w:val="24"/>
        </w:rPr>
        <w:t xml:space="preserve">preexisting </w:t>
      </w:r>
      <w:r w:rsidR="00891606">
        <w:rPr>
          <w:sz w:val="24"/>
          <w:szCs w:val="24"/>
        </w:rPr>
        <w:t>solutions (</w:t>
      </w:r>
      <w:r w:rsidR="00750B53">
        <w:rPr>
          <w:sz w:val="24"/>
          <w:szCs w:val="24"/>
        </w:rPr>
        <w:t xml:space="preserve">or components of solutions) in relation to the </w:t>
      </w:r>
      <w:r w:rsidR="00F50DAC">
        <w:rPr>
          <w:sz w:val="24"/>
          <w:szCs w:val="24"/>
        </w:rPr>
        <w:t>Raytheon AVC Competition</w:t>
      </w:r>
      <w:r w:rsidR="008C6B55">
        <w:rPr>
          <w:sz w:val="24"/>
          <w:szCs w:val="24"/>
        </w:rPr>
        <w:t xml:space="preserve">. </w:t>
      </w:r>
      <w:r w:rsidR="004E3685">
        <w:rPr>
          <w:sz w:val="24"/>
          <w:szCs w:val="24"/>
        </w:rPr>
        <w:t>This table will be used to</w:t>
      </w:r>
      <w:r w:rsidR="00735611">
        <w:rPr>
          <w:sz w:val="24"/>
          <w:szCs w:val="24"/>
        </w:rPr>
        <w:t xml:space="preserve"> learn from existing solutions and build upon their successes. </w:t>
      </w:r>
      <w:r w:rsidR="005D3735">
        <w:rPr>
          <w:sz w:val="24"/>
          <w:szCs w:val="24"/>
        </w:rPr>
        <w:t xml:space="preserve">Table 1, seen below, </w:t>
      </w:r>
      <w:r w:rsidR="00832769">
        <w:rPr>
          <w:sz w:val="24"/>
          <w:szCs w:val="24"/>
        </w:rPr>
        <w:t xml:space="preserve">shows </w:t>
      </w:r>
      <w:r w:rsidR="00FD31DD">
        <w:rPr>
          <w:sz w:val="24"/>
          <w:szCs w:val="24"/>
        </w:rPr>
        <w:t>three</w:t>
      </w:r>
      <w:r w:rsidR="00517F49">
        <w:rPr>
          <w:sz w:val="24"/>
          <w:szCs w:val="24"/>
        </w:rPr>
        <w:t xml:space="preserve"> solution </w:t>
      </w:r>
      <w:r w:rsidR="00F954A3">
        <w:rPr>
          <w:sz w:val="24"/>
          <w:szCs w:val="24"/>
        </w:rPr>
        <w:t xml:space="preserve">types </w:t>
      </w:r>
      <w:r w:rsidR="00517F49">
        <w:rPr>
          <w:sz w:val="24"/>
          <w:szCs w:val="24"/>
        </w:rPr>
        <w:t>of interest.</w:t>
      </w:r>
    </w:p>
    <w:p w14:paraId="29F7CDB0" w14:textId="77777777" w:rsidR="003F7CAC" w:rsidRDefault="003F7CAC" w:rsidP="003F7CAC">
      <w:pPr>
        <w:pStyle w:val="BodyText"/>
      </w:pPr>
    </w:p>
    <w:p w14:paraId="229A9CF9" w14:textId="5F808DCA" w:rsidR="003F7CAC" w:rsidRDefault="003F7CAC" w:rsidP="003F7CAC">
      <w:pPr>
        <w:ind w:left="244" w:right="577"/>
        <w:jc w:val="center"/>
        <w:rPr>
          <w:b/>
        </w:rPr>
      </w:pPr>
      <w:r>
        <w:rPr>
          <w:b/>
        </w:rPr>
        <w:t>Table</w:t>
      </w:r>
      <w:r>
        <w:rPr>
          <w:b/>
          <w:spacing w:val="-4"/>
        </w:rPr>
        <w:t xml:space="preserve"> </w:t>
      </w:r>
      <w:r>
        <w:rPr>
          <w:b/>
        </w:rPr>
        <w:t>1:</w:t>
      </w:r>
      <w:r>
        <w:rPr>
          <w:b/>
          <w:spacing w:val="47"/>
        </w:rPr>
        <w:t xml:space="preserve"> </w:t>
      </w:r>
      <w:r>
        <w:rPr>
          <w:b/>
        </w:rPr>
        <w:t>Existing</w:t>
      </w:r>
      <w:r>
        <w:rPr>
          <w:b/>
          <w:spacing w:val="-3"/>
        </w:rPr>
        <w:t xml:space="preserve"> </w:t>
      </w:r>
      <w:r>
        <w:rPr>
          <w:b/>
          <w:spacing w:val="-2"/>
        </w:rPr>
        <w:t>Solutions</w:t>
      </w:r>
    </w:p>
    <w:p w14:paraId="2084D39A" w14:textId="77777777" w:rsidR="003F7CAC" w:rsidRDefault="003F7CAC" w:rsidP="003F7CAC">
      <w:pPr>
        <w:pStyle w:val="BodyText"/>
        <w:ind w:right="374"/>
        <w:jc w:val="center"/>
      </w:pPr>
      <w:r>
        <w:t xml:space="preserve">This table details the different types of solutions previously used to address issues most </w:t>
      </w:r>
      <w:proofErr w:type="gramStart"/>
      <w:r>
        <w:t>similar to</w:t>
      </w:r>
      <w:proofErr w:type="gramEnd"/>
      <w:r>
        <w:t xml:space="preserve"> </w:t>
      </w:r>
      <w:proofErr w:type="gramStart"/>
      <w:r>
        <w:t>that</w:t>
      </w:r>
      <w:proofErr w:type="gramEnd"/>
      <w:r>
        <w:t xml:space="preserve"> of the customer and provides examples of their usage.</w:t>
      </w:r>
    </w:p>
    <w:tbl>
      <w:tblPr>
        <w:tblW w:w="9351"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5"/>
        <w:gridCol w:w="5669"/>
        <w:gridCol w:w="1887"/>
      </w:tblGrid>
      <w:tr w:rsidR="003F7CAC" w14:paraId="3FE18D76" w14:textId="77777777">
        <w:trPr>
          <w:trHeight w:val="393"/>
        </w:trPr>
        <w:tc>
          <w:tcPr>
            <w:tcW w:w="1795" w:type="dxa"/>
            <w:shd w:val="clear" w:color="auto" w:fill="E8E8E8" w:themeFill="background2"/>
            <w:vAlign w:val="center"/>
          </w:tcPr>
          <w:p w14:paraId="22B677F0" w14:textId="77777777" w:rsidR="003F7CAC" w:rsidRDefault="003F7CAC">
            <w:pPr>
              <w:pStyle w:val="TableParagraph"/>
              <w:ind w:left="27" w:right="13"/>
              <w:jc w:val="center"/>
              <w:rPr>
                <w:b/>
                <w:sz w:val="24"/>
              </w:rPr>
            </w:pPr>
            <w:r>
              <w:rPr>
                <w:b/>
                <w:sz w:val="24"/>
              </w:rPr>
              <w:t>Solution</w:t>
            </w:r>
            <w:r>
              <w:rPr>
                <w:b/>
                <w:spacing w:val="-1"/>
                <w:sz w:val="24"/>
              </w:rPr>
              <w:t xml:space="preserve"> </w:t>
            </w:r>
            <w:r>
              <w:rPr>
                <w:b/>
                <w:spacing w:val="-4"/>
                <w:sz w:val="24"/>
              </w:rPr>
              <w:t>Type</w:t>
            </w:r>
          </w:p>
        </w:tc>
        <w:tc>
          <w:tcPr>
            <w:tcW w:w="5669" w:type="dxa"/>
            <w:shd w:val="clear" w:color="auto" w:fill="E8E8E8" w:themeFill="background2"/>
            <w:vAlign w:val="center"/>
          </w:tcPr>
          <w:p w14:paraId="4D24067B" w14:textId="77777777" w:rsidR="003F7CAC" w:rsidRDefault="003F7CAC">
            <w:pPr>
              <w:pStyle w:val="TableParagraph"/>
              <w:ind w:left="84" w:right="78"/>
              <w:jc w:val="center"/>
              <w:rPr>
                <w:b/>
                <w:sz w:val="24"/>
              </w:rPr>
            </w:pPr>
            <w:r>
              <w:rPr>
                <w:b/>
                <w:spacing w:val="-2"/>
                <w:sz w:val="24"/>
              </w:rPr>
              <w:t>Description</w:t>
            </w:r>
          </w:p>
        </w:tc>
        <w:tc>
          <w:tcPr>
            <w:tcW w:w="1887" w:type="dxa"/>
            <w:shd w:val="clear" w:color="auto" w:fill="E8E8E8" w:themeFill="background2"/>
            <w:vAlign w:val="center"/>
          </w:tcPr>
          <w:p w14:paraId="7A1983C8" w14:textId="77777777" w:rsidR="003F7CAC" w:rsidRDefault="003F7CAC">
            <w:pPr>
              <w:pStyle w:val="TableParagraph"/>
              <w:ind w:left="12"/>
              <w:jc w:val="center"/>
              <w:rPr>
                <w:b/>
                <w:sz w:val="24"/>
              </w:rPr>
            </w:pPr>
            <w:r>
              <w:rPr>
                <w:b/>
                <w:spacing w:val="-2"/>
                <w:sz w:val="24"/>
              </w:rPr>
              <w:t>Examples</w:t>
            </w:r>
          </w:p>
        </w:tc>
      </w:tr>
      <w:tr w:rsidR="00C709C7" w14:paraId="410DA9B4" w14:textId="77777777">
        <w:trPr>
          <w:trHeight w:val="287"/>
        </w:trPr>
        <w:tc>
          <w:tcPr>
            <w:tcW w:w="1795" w:type="dxa"/>
          </w:tcPr>
          <w:p w14:paraId="4AFCC0CF" w14:textId="34AC7371" w:rsidR="00C709C7" w:rsidRDefault="00227041" w:rsidP="00C709C7">
            <w:pPr>
              <w:pStyle w:val="TableParagraph"/>
              <w:ind w:right="12"/>
            </w:pPr>
            <w:r>
              <w:t>High vs. Low RPM motors</w:t>
            </w:r>
          </w:p>
        </w:tc>
        <w:tc>
          <w:tcPr>
            <w:tcW w:w="5669" w:type="dxa"/>
          </w:tcPr>
          <w:p w14:paraId="5D7D8FFA" w14:textId="6011E7F6" w:rsidR="00C709C7" w:rsidRDefault="00771364" w:rsidP="00C709C7">
            <w:pPr>
              <w:pStyle w:val="TableParagraph"/>
              <w:ind w:left="84" w:right="80"/>
            </w:pPr>
            <w:r w:rsidRPr="003A04E8">
              <w:t>Motor KV, propeller diameter, and operating RPM directly affect thrust, efficiency, current draw, vibration, and controllability. Lower-KV motors paired with larger propellers can provide efficient thrust at lower rotational speeds, while higher-KV configurations generally favor smaller propellers and higher rotational speeds. The final propulsion system will be selected based on required thrust-to-weight ratio, endurance, stability, and electrical power constraints.</w:t>
            </w:r>
          </w:p>
        </w:tc>
        <w:tc>
          <w:tcPr>
            <w:tcW w:w="1887" w:type="dxa"/>
          </w:tcPr>
          <w:p w14:paraId="35094E4D" w14:textId="474CD030" w:rsidR="00C709C7" w:rsidRDefault="007676AA" w:rsidP="001F420D">
            <w:pPr>
              <w:pStyle w:val="TableParagraph"/>
              <w:ind w:left="12"/>
              <w:jc w:val="center"/>
            </w:pPr>
            <w:r>
              <w:t>[11]</w:t>
            </w:r>
          </w:p>
        </w:tc>
      </w:tr>
      <w:tr w:rsidR="00787BB5" w14:paraId="5336D12D" w14:textId="77777777">
        <w:trPr>
          <w:trHeight w:val="593"/>
        </w:trPr>
        <w:tc>
          <w:tcPr>
            <w:tcW w:w="1795" w:type="dxa"/>
          </w:tcPr>
          <w:p w14:paraId="44342E0A" w14:textId="5039F5F3" w:rsidR="00787BB5" w:rsidRDefault="00171B9E" w:rsidP="00787BB5">
            <w:pPr>
              <w:pStyle w:val="TableParagraph"/>
              <w:ind w:right="12"/>
            </w:pPr>
            <w:r>
              <w:t>Composite</w:t>
            </w:r>
            <w:r w:rsidR="00590222">
              <w:t xml:space="preserve"> </w:t>
            </w:r>
            <w:r w:rsidR="00483F51">
              <w:t>and 3D print</w:t>
            </w:r>
            <w:r w:rsidR="003D0E59">
              <w:t>ed</w:t>
            </w:r>
            <w:r w:rsidR="00590222">
              <w:t xml:space="preserve"> frame</w:t>
            </w:r>
          </w:p>
        </w:tc>
        <w:tc>
          <w:tcPr>
            <w:tcW w:w="5669" w:type="dxa"/>
          </w:tcPr>
          <w:p w14:paraId="20D712B2" w14:textId="72447CA1" w:rsidR="00787BB5" w:rsidRDefault="00270F68" w:rsidP="00787BB5">
            <w:pPr>
              <w:pStyle w:val="TableParagraph"/>
              <w:ind w:left="84" w:right="80"/>
            </w:pPr>
            <w:r w:rsidRPr="00270F68">
              <w:t>A carbon-fiber composite frame provides a strong, lightweight, and stiff structure for supporting the UAV’s motors, electronics, and payload. Its low weight improves flight efficiency, while its flexibility can help absorb mild landing impacts. 3D-printed components can be used for nonstructural mounts, guards, and replaceable joints, allowing the team to quickly prototype, customize, and repair damaged parts without replacing the entire frame.</w:t>
            </w:r>
          </w:p>
        </w:tc>
        <w:tc>
          <w:tcPr>
            <w:tcW w:w="1887" w:type="dxa"/>
          </w:tcPr>
          <w:p w14:paraId="75F50111" w14:textId="2EAB3423" w:rsidR="00787BB5" w:rsidRDefault="000E23D6" w:rsidP="001F420D">
            <w:pPr>
              <w:pStyle w:val="TableParagraph"/>
              <w:jc w:val="center"/>
            </w:pPr>
            <w:r>
              <w:t>[16]</w:t>
            </w:r>
            <w:r w:rsidR="007676AA">
              <w:t>, [20], [21], [22]</w:t>
            </w:r>
          </w:p>
        </w:tc>
      </w:tr>
      <w:tr w:rsidR="00787BB5" w14:paraId="3FC4E172" w14:textId="77777777" w:rsidTr="00486195">
        <w:trPr>
          <w:trHeight w:val="988"/>
        </w:trPr>
        <w:tc>
          <w:tcPr>
            <w:tcW w:w="1795" w:type="dxa"/>
          </w:tcPr>
          <w:p w14:paraId="790389AE" w14:textId="18CE8B2E" w:rsidR="00787BB5" w:rsidRDefault="004D58C8" w:rsidP="00787BB5">
            <w:pPr>
              <w:pStyle w:val="TableParagraph"/>
              <w:ind w:right="12"/>
            </w:pPr>
            <w:r>
              <w:t>LiDAR mapping</w:t>
            </w:r>
          </w:p>
        </w:tc>
        <w:tc>
          <w:tcPr>
            <w:tcW w:w="5669" w:type="dxa"/>
          </w:tcPr>
          <w:p w14:paraId="17C5CC5A" w14:textId="34D94F0A" w:rsidR="00787BB5" w:rsidRDefault="004D58C8" w:rsidP="00787BB5">
            <w:pPr>
              <w:pStyle w:val="TableParagraph"/>
              <w:ind w:left="84" w:right="80"/>
            </w:pPr>
            <w:r>
              <w:t xml:space="preserve">Using </w:t>
            </w:r>
            <w:r w:rsidR="0052798C">
              <w:t>rotating</w:t>
            </w:r>
            <w:r>
              <w:t xml:space="preserve"> </w:t>
            </w:r>
            <w:r w:rsidR="00787991">
              <w:t xml:space="preserve">LiDAR </w:t>
            </w:r>
            <w:r w:rsidR="00780923">
              <w:t xml:space="preserve">sensor to create 3D </w:t>
            </w:r>
            <w:r w:rsidR="00ED7F62">
              <w:t xml:space="preserve">point cloud </w:t>
            </w:r>
            <w:r w:rsidR="00D945AA">
              <w:t xml:space="preserve">map </w:t>
            </w:r>
            <w:r w:rsidR="0052798C">
              <w:t xml:space="preserve">that </w:t>
            </w:r>
            <w:r w:rsidR="00D945AA">
              <w:t xml:space="preserve">creates a </w:t>
            </w:r>
            <w:r w:rsidR="005D7F15">
              <w:t xml:space="preserve">rough </w:t>
            </w:r>
            <w:r w:rsidR="00D945AA">
              <w:t>scan of the area</w:t>
            </w:r>
            <w:r w:rsidR="005D7F15">
              <w:t xml:space="preserve">. This </w:t>
            </w:r>
            <w:r w:rsidR="00895526">
              <w:t xml:space="preserve">sensor is also range culled so that the data it collects is only </w:t>
            </w:r>
            <w:r w:rsidR="00F00850">
              <w:t>relevant to movement</w:t>
            </w:r>
            <w:r w:rsidR="00497C87">
              <w:t xml:space="preserve"> and does not bog down the compute </w:t>
            </w:r>
            <w:r w:rsidR="00F4447C">
              <w:t>time of movements.</w:t>
            </w:r>
            <w:r w:rsidR="00497C87">
              <w:t xml:space="preserve"> </w:t>
            </w:r>
          </w:p>
        </w:tc>
        <w:tc>
          <w:tcPr>
            <w:tcW w:w="1887" w:type="dxa"/>
          </w:tcPr>
          <w:p w14:paraId="1A3D6127" w14:textId="03A28A28" w:rsidR="00787BB5" w:rsidRDefault="00D75945" w:rsidP="00787BB5">
            <w:pPr>
              <w:pStyle w:val="TableParagraph"/>
              <w:ind w:left="12"/>
              <w:jc w:val="center"/>
            </w:pPr>
            <w:r>
              <w:t>[12]</w:t>
            </w:r>
          </w:p>
        </w:tc>
      </w:tr>
    </w:tbl>
    <w:p w14:paraId="5D5EA69A" w14:textId="77777777" w:rsidR="003F7CAC" w:rsidRDefault="003F7CAC" w:rsidP="003F7CAC"/>
    <w:p w14:paraId="132A4A8C" w14:textId="77777777" w:rsidR="003F7CAC" w:rsidRDefault="003F7CAC" w:rsidP="003F7CAC">
      <w:pPr>
        <w:widowControl/>
        <w:autoSpaceDE/>
        <w:autoSpaceDN/>
      </w:pPr>
      <w:r>
        <w:br w:type="page"/>
      </w:r>
    </w:p>
    <w:p w14:paraId="74F11FF5" w14:textId="77777777" w:rsidR="00F77ED8" w:rsidRDefault="003E6267" w:rsidP="00F77ED8">
      <w:pPr>
        <w:pStyle w:val="BodyText"/>
      </w:pPr>
      <w:r>
        <w:rPr>
          <w:b/>
          <w:bCs/>
          <w:sz w:val="36"/>
          <w:szCs w:val="36"/>
        </w:rPr>
        <w:lastRenderedPageBreak/>
        <w:t>Customer Needs</w:t>
      </w:r>
    </w:p>
    <w:p w14:paraId="455BC49B" w14:textId="77777777" w:rsidR="00F77ED8" w:rsidRPr="00F77ED8" w:rsidRDefault="00F77ED8" w:rsidP="00F77ED8">
      <w:pPr>
        <w:pStyle w:val="BodyText"/>
      </w:pPr>
    </w:p>
    <w:p w14:paraId="13CAF68B" w14:textId="4C2EFD49" w:rsidR="00EC49C8" w:rsidRDefault="00AA5BBC" w:rsidP="00EC49C8">
      <w:pPr>
        <w:widowControl/>
        <w:autoSpaceDE/>
        <w:autoSpaceDN/>
      </w:pPr>
      <w:r>
        <w:t xml:space="preserve">The purpose of this section is </w:t>
      </w:r>
      <w:r w:rsidR="00406432">
        <w:t xml:space="preserve">to </w:t>
      </w:r>
      <w:r w:rsidR="0077628E">
        <w:t xml:space="preserve">flesh out and </w:t>
      </w:r>
      <w:r w:rsidR="00B94203">
        <w:t xml:space="preserve">understand the </w:t>
      </w:r>
      <w:r w:rsidR="6656CED6">
        <w:t xml:space="preserve">customer </w:t>
      </w:r>
      <w:r w:rsidR="00B94203">
        <w:t xml:space="preserve">needs </w:t>
      </w:r>
      <w:r w:rsidR="54F20CF4">
        <w:t xml:space="preserve">and </w:t>
      </w:r>
      <w:proofErr w:type="spellStart"/>
      <w:r w:rsidR="54F20CF4">
        <w:t>prject</w:t>
      </w:r>
      <w:proofErr w:type="spellEnd"/>
      <w:r w:rsidR="54F20CF4">
        <w:t xml:space="preserve"> requirements for the autonomous vehicle competition. These needs and requirements </w:t>
      </w:r>
      <w:r w:rsidR="0E0ECAC6">
        <w:t>are derived from the Raytheon competition rules, FAA regulations, senior project constraints, and team-derived requirements.</w:t>
      </w:r>
      <w:r w:rsidR="09ED85C4">
        <w:t xml:space="preserve"> </w:t>
      </w:r>
      <w:proofErr w:type="gramStart"/>
      <w:r w:rsidR="09ED85C4">
        <w:t xml:space="preserve">Relevant </w:t>
      </w:r>
      <w:r w:rsidR="004A6470">
        <w:t xml:space="preserve"> engineering</w:t>
      </w:r>
      <w:proofErr w:type="gramEnd"/>
      <w:r w:rsidR="004A6470">
        <w:t xml:space="preserve"> </w:t>
      </w:r>
      <w:r w:rsidR="00401195">
        <w:t xml:space="preserve">specifications </w:t>
      </w:r>
      <w:r w:rsidR="0036745F">
        <w:t>are established in greater detail in Table 3.</w:t>
      </w:r>
    </w:p>
    <w:p w14:paraId="0B3C19F3" w14:textId="77777777" w:rsidR="0036745F" w:rsidRPr="006353DD" w:rsidRDefault="0036745F" w:rsidP="00EC49C8">
      <w:pPr>
        <w:widowControl/>
        <w:autoSpaceDE/>
        <w:autoSpaceDN/>
        <w:rPr>
          <w:bCs/>
        </w:rPr>
      </w:pPr>
    </w:p>
    <w:p w14:paraId="4A40ED6D" w14:textId="7D9A796F" w:rsidR="00F77ED8" w:rsidRDefault="000A2330" w:rsidP="00F77ED8">
      <w:pPr>
        <w:widowControl/>
        <w:autoSpaceDE/>
        <w:autoSpaceDN/>
        <w:jc w:val="center"/>
        <w:rPr>
          <w:b/>
          <w:spacing w:val="-4"/>
        </w:rPr>
      </w:pPr>
      <w:r>
        <w:rPr>
          <w:b/>
        </w:rPr>
        <w:t>Table</w:t>
      </w:r>
      <w:r>
        <w:rPr>
          <w:b/>
          <w:spacing w:val="-4"/>
        </w:rPr>
        <w:t xml:space="preserve"> </w:t>
      </w:r>
      <w:r w:rsidR="003F7CAC">
        <w:rPr>
          <w:b/>
        </w:rPr>
        <w:t>2</w:t>
      </w:r>
      <w:r>
        <w:rPr>
          <w:b/>
        </w:rPr>
        <w:t>:</w:t>
      </w:r>
      <w:r>
        <w:rPr>
          <w:b/>
          <w:spacing w:val="47"/>
        </w:rPr>
        <w:t xml:space="preserve"> </w:t>
      </w:r>
      <w:r>
        <w:rPr>
          <w:b/>
        </w:rPr>
        <w:t>Customer</w:t>
      </w:r>
      <w:r>
        <w:rPr>
          <w:b/>
          <w:spacing w:val="-3"/>
        </w:rPr>
        <w:t xml:space="preserve"> </w:t>
      </w:r>
      <w:r>
        <w:rPr>
          <w:b/>
          <w:spacing w:val="-4"/>
        </w:rPr>
        <w:t>Needs</w:t>
      </w:r>
    </w:p>
    <w:p w14:paraId="3D322A0B" w14:textId="6025FA35" w:rsidR="009C05C7" w:rsidRPr="00F77ED8" w:rsidRDefault="0083046E" w:rsidP="00F77ED8">
      <w:pPr>
        <w:widowControl/>
        <w:autoSpaceDE/>
        <w:autoSpaceDN/>
        <w:jc w:val="center"/>
        <w:rPr>
          <w:b/>
        </w:rPr>
      </w:pPr>
      <w:r>
        <w:t xml:space="preserve">This table lists the identified customer </w:t>
      </w:r>
      <w:r w:rsidR="00707414">
        <w:t>requirements with justification</w:t>
      </w:r>
      <w:r>
        <w:t xml:space="preserve"> and </w:t>
      </w:r>
      <w:r w:rsidR="00072ADD">
        <w:t>assigns a relevant, measurable engineering specification</w:t>
      </w:r>
      <w:r w:rsidR="00707414">
        <w:t xml:space="preserve"> to be used to evaluate the adequacy of the prototype in addressing this need</w:t>
      </w:r>
      <w:r w:rsidR="00072ADD">
        <w:t>.</w:t>
      </w:r>
    </w:p>
    <w:tbl>
      <w:tblPr>
        <w:tblW w:w="98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1875"/>
        <w:gridCol w:w="1515"/>
        <w:gridCol w:w="2265"/>
        <w:gridCol w:w="4150"/>
      </w:tblGrid>
      <w:tr w:rsidR="000A2330" w14:paraId="01D41E4C" w14:textId="77777777" w:rsidTr="25EE6D27">
        <w:trPr>
          <w:trHeight w:val="671"/>
          <w:jc w:val="center"/>
        </w:trPr>
        <w:tc>
          <w:tcPr>
            <w:tcW w:w="1875" w:type="dxa"/>
            <w:shd w:val="clear" w:color="auto" w:fill="E8E8E8" w:themeFill="background2"/>
            <w:vAlign w:val="center"/>
          </w:tcPr>
          <w:p w14:paraId="1BB66F30" w14:textId="77777777" w:rsidR="000A2330" w:rsidRDefault="000A2330" w:rsidP="005761DC">
            <w:pPr>
              <w:pStyle w:val="TableParagraph"/>
              <w:ind w:left="548" w:right="328" w:hanging="200"/>
              <w:jc w:val="center"/>
              <w:rPr>
                <w:b/>
                <w:sz w:val="24"/>
              </w:rPr>
            </w:pPr>
            <w:r>
              <w:rPr>
                <w:b/>
                <w:spacing w:val="-2"/>
                <w:sz w:val="24"/>
              </w:rPr>
              <w:t>Customer Needs</w:t>
            </w:r>
          </w:p>
        </w:tc>
        <w:tc>
          <w:tcPr>
            <w:tcW w:w="1515" w:type="dxa"/>
            <w:shd w:val="clear" w:color="auto" w:fill="E8E8E8" w:themeFill="background2"/>
            <w:vAlign w:val="center"/>
          </w:tcPr>
          <w:p w14:paraId="3BBB275B" w14:textId="304DEB79" w:rsidR="5CFEBEF7" w:rsidRDefault="20AB55D0" w:rsidP="5CFEBEF7">
            <w:pPr>
              <w:pStyle w:val="TableParagraph"/>
              <w:jc w:val="center"/>
            </w:pPr>
            <w:r w:rsidRPr="226015A3">
              <w:rPr>
                <w:b/>
                <w:bCs/>
                <w:sz w:val="24"/>
                <w:szCs w:val="24"/>
              </w:rPr>
              <w:t xml:space="preserve">Origin of </w:t>
            </w:r>
            <w:r w:rsidRPr="24B8194F">
              <w:rPr>
                <w:b/>
                <w:bCs/>
                <w:sz w:val="24"/>
                <w:szCs w:val="24"/>
              </w:rPr>
              <w:t>Requirement</w:t>
            </w:r>
          </w:p>
        </w:tc>
        <w:tc>
          <w:tcPr>
            <w:tcW w:w="2265" w:type="dxa"/>
            <w:shd w:val="clear" w:color="auto" w:fill="E8E8E8" w:themeFill="background2"/>
            <w:vAlign w:val="center"/>
          </w:tcPr>
          <w:p w14:paraId="40D44267" w14:textId="745F95E3" w:rsidR="000A2330" w:rsidRDefault="000A2330" w:rsidP="008334F1">
            <w:pPr>
              <w:pStyle w:val="TableParagraph"/>
              <w:ind w:left="276" w:right="273" w:firstLine="10"/>
              <w:jc w:val="center"/>
              <w:rPr>
                <w:b/>
                <w:sz w:val="24"/>
              </w:rPr>
            </w:pPr>
            <w:r>
              <w:rPr>
                <w:b/>
                <w:sz w:val="24"/>
              </w:rPr>
              <w:t>Relevant</w:t>
            </w:r>
            <w:r w:rsidR="008334F1">
              <w:rPr>
                <w:b/>
                <w:spacing w:val="-15"/>
                <w:sz w:val="24"/>
              </w:rPr>
              <w:t xml:space="preserve"> </w:t>
            </w:r>
            <w:r>
              <w:rPr>
                <w:b/>
                <w:sz w:val="24"/>
              </w:rPr>
              <w:t>Engineering</w:t>
            </w:r>
            <w:r w:rsidR="008334F1">
              <w:rPr>
                <w:b/>
                <w:sz w:val="24"/>
              </w:rPr>
              <w:t xml:space="preserve"> </w:t>
            </w:r>
            <w:r>
              <w:rPr>
                <w:b/>
                <w:spacing w:val="-4"/>
                <w:sz w:val="24"/>
              </w:rPr>
              <w:t>Spec</w:t>
            </w:r>
            <w:r w:rsidR="008334F1">
              <w:rPr>
                <w:b/>
                <w:spacing w:val="-4"/>
                <w:sz w:val="24"/>
              </w:rPr>
              <w:t>ification</w:t>
            </w:r>
            <w:r>
              <w:rPr>
                <w:b/>
                <w:spacing w:val="-4"/>
                <w:sz w:val="24"/>
              </w:rPr>
              <w:t>s</w:t>
            </w:r>
            <w:r w:rsidR="009D2B17">
              <w:rPr>
                <w:b/>
                <w:spacing w:val="-4"/>
                <w:sz w:val="24"/>
              </w:rPr>
              <w:t xml:space="preserve"> </w:t>
            </w:r>
            <w:r w:rsidR="009D2B17" w:rsidRPr="009D2B17">
              <w:rPr>
                <w:b/>
                <w:spacing w:val="-4"/>
                <w:sz w:val="24"/>
              </w:rPr>
              <w:t>(Spec #)</w:t>
            </w:r>
          </w:p>
        </w:tc>
        <w:tc>
          <w:tcPr>
            <w:tcW w:w="4150" w:type="dxa"/>
            <w:shd w:val="clear" w:color="auto" w:fill="E8E8E8" w:themeFill="background2"/>
            <w:vAlign w:val="center"/>
          </w:tcPr>
          <w:p w14:paraId="2A044B93" w14:textId="77777777" w:rsidR="000A2330" w:rsidRDefault="000A2330" w:rsidP="00F77ED8">
            <w:pPr>
              <w:pStyle w:val="TableParagraph"/>
              <w:ind w:left="6"/>
              <w:jc w:val="center"/>
              <w:rPr>
                <w:b/>
                <w:sz w:val="24"/>
              </w:rPr>
            </w:pPr>
            <w:r>
              <w:rPr>
                <w:b/>
                <w:spacing w:val="-2"/>
                <w:sz w:val="24"/>
              </w:rPr>
              <w:t>Justification</w:t>
            </w:r>
          </w:p>
        </w:tc>
      </w:tr>
      <w:tr w:rsidR="00C675F2" w14:paraId="59E0FAF9" w14:textId="77777777" w:rsidTr="25EE6D27">
        <w:trPr>
          <w:trHeight w:val="878"/>
          <w:jc w:val="center"/>
        </w:trPr>
        <w:tc>
          <w:tcPr>
            <w:tcW w:w="1875" w:type="dxa"/>
            <w:vAlign w:val="center"/>
          </w:tcPr>
          <w:p w14:paraId="724AE265" w14:textId="39C86280" w:rsidR="00C675F2" w:rsidRDefault="1A5C605F" w:rsidP="2FF3A908">
            <w:r>
              <w:t xml:space="preserve">Less than </w:t>
            </w:r>
            <w:r w:rsidR="003F5637">
              <w:t>2</w:t>
            </w:r>
            <w:r>
              <w:t xml:space="preserve">5 </w:t>
            </w:r>
            <w:proofErr w:type="spellStart"/>
            <w:r>
              <w:t>lbs</w:t>
            </w:r>
            <w:proofErr w:type="spellEnd"/>
          </w:p>
        </w:tc>
        <w:tc>
          <w:tcPr>
            <w:tcW w:w="1515" w:type="dxa"/>
            <w:vAlign w:val="center"/>
          </w:tcPr>
          <w:p w14:paraId="29CE0400" w14:textId="49369AD6" w:rsidR="5CFEBEF7" w:rsidRDefault="01BC9739" w:rsidP="0287A9A5">
            <w:pPr>
              <w:jc w:val="center"/>
            </w:pPr>
            <w:r>
              <w:t>Regulatory constraint</w:t>
            </w:r>
          </w:p>
        </w:tc>
        <w:tc>
          <w:tcPr>
            <w:tcW w:w="2265" w:type="dxa"/>
            <w:vAlign w:val="center"/>
          </w:tcPr>
          <w:p w14:paraId="45582C18" w14:textId="7C621E81" w:rsidR="00C675F2" w:rsidRDefault="1A5C605F" w:rsidP="2FF3A908">
            <w:r>
              <w:t>Weight</w:t>
            </w:r>
            <w:r w:rsidR="00AE5A90">
              <w:t xml:space="preserve"> (1), </w:t>
            </w:r>
            <w:r w:rsidR="000238CB">
              <w:t>Endurance</w:t>
            </w:r>
            <w:r w:rsidR="00AE5A90">
              <w:t xml:space="preserve"> (</w:t>
            </w:r>
            <w:r w:rsidR="00431056">
              <w:t>8</w:t>
            </w:r>
            <w:r w:rsidR="00AE5A90">
              <w:t>)</w:t>
            </w:r>
          </w:p>
        </w:tc>
        <w:tc>
          <w:tcPr>
            <w:tcW w:w="4150" w:type="dxa"/>
            <w:vAlign w:val="center"/>
          </w:tcPr>
          <w:p w14:paraId="3EA1A26D" w14:textId="67371AC0" w:rsidR="00C675F2" w:rsidRDefault="00D32C8E" w:rsidP="00510059">
            <w:r>
              <w:t xml:space="preserve">The drone must be under 55 </w:t>
            </w:r>
            <w:proofErr w:type="spellStart"/>
            <w:r>
              <w:t>lbs</w:t>
            </w:r>
            <w:proofErr w:type="spellEnd"/>
            <w:r>
              <w:t xml:space="preserve">, as per </w:t>
            </w:r>
            <w:r w:rsidR="00A66E6A">
              <w:t>FAA regulations.</w:t>
            </w:r>
          </w:p>
        </w:tc>
      </w:tr>
      <w:tr w:rsidR="003B74C5" w14:paraId="08FCC00F" w14:textId="77777777" w:rsidTr="25EE6D27">
        <w:trPr>
          <w:trHeight w:val="736"/>
          <w:jc w:val="center"/>
        </w:trPr>
        <w:tc>
          <w:tcPr>
            <w:tcW w:w="1875" w:type="dxa"/>
            <w:vAlign w:val="center"/>
          </w:tcPr>
          <w:p w14:paraId="3D7427A4" w14:textId="460D59CA" w:rsidR="003B74C5" w:rsidRDefault="31E59B1D" w:rsidP="2FF3A908">
            <w:r>
              <w:t>BOM &lt; $</w:t>
            </w:r>
            <w:r w:rsidR="7EDCAFC4">
              <w:t>5</w:t>
            </w:r>
            <w:r w:rsidR="1326F8C8">
              <w:t>,</w:t>
            </w:r>
            <w:r w:rsidR="7EDCAFC4">
              <w:t>000</w:t>
            </w:r>
          </w:p>
        </w:tc>
        <w:tc>
          <w:tcPr>
            <w:tcW w:w="1515" w:type="dxa"/>
            <w:vAlign w:val="center"/>
          </w:tcPr>
          <w:p w14:paraId="1864931B" w14:textId="07382927" w:rsidR="5CFEBEF7" w:rsidRDefault="54283BA1" w:rsidP="30D3B169">
            <w:pPr>
              <w:jc w:val="center"/>
            </w:pPr>
            <w:r>
              <w:t>Senior Project constraint</w:t>
            </w:r>
          </w:p>
        </w:tc>
        <w:tc>
          <w:tcPr>
            <w:tcW w:w="2265" w:type="dxa"/>
            <w:vAlign w:val="center"/>
          </w:tcPr>
          <w:p w14:paraId="4B351E58" w14:textId="5FA3DDE6" w:rsidR="003B74C5" w:rsidRDefault="31E59B1D" w:rsidP="2FF3A908">
            <w:pPr>
              <w:spacing w:before="120"/>
            </w:pPr>
            <w:r>
              <w:t>Cost</w:t>
            </w:r>
            <w:r w:rsidR="00960898">
              <w:t xml:space="preserve"> (2)</w:t>
            </w:r>
            <w:r w:rsidR="566F763E">
              <w:t>, Material Selection (10)</w:t>
            </w:r>
          </w:p>
          <w:p w14:paraId="2C219173" w14:textId="68FCD21D" w:rsidR="003B74C5" w:rsidRDefault="003B74C5" w:rsidP="2FF3A908">
            <w:pPr>
              <w:rPr>
                <w:i/>
                <w:iCs/>
                <w:color w:val="0F4761" w:themeColor="accent1" w:themeShade="BF"/>
              </w:rPr>
            </w:pPr>
          </w:p>
        </w:tc>
        <w:tc>
          <w:tcPr>
            <w:tcW w:w="4150" w:type="dxa"/>
            <w:vAlign w:val="center"/>
          </w:tcPr>
          <w:p w14:paraId="1ED5BE93" w14:textId="2674308B" w:rsidR="003B74C5" w:rsidRDefault="00B11413" w:rsidP="00510059">
            <w:r>
              <w:t xml:space="preserve">The </w:t>
            </w:r>
            <w:r w:rsidR="00AC7A91">
              <w:t>entire project (including both UAV and UGV) must cost less than the allotted $5</w:t>
            </w:r>
            <w:r w:rsidR="3CB5E090">
              <w:t>,</w:t>
            </w:r>
            <w:r w:rsidR="00AC7A91">
              <w:t xml:space="preserve">000, or </w:t>
            </w:r>
            <w:r w:rsidR="00CC4A89">
              <w:t>we must find alternative funding.</w:t>
            </w:r>
          </w:p>
        </w:tc>
      </w:tr>
      <w:tr w:rsidR="00C675F2" w14:paraId="497BE2AC" w14:textId="77777777" w:rsidTr="25EE6D27">
        <w:trPr>
          <w:trHeight w:val="827"/>
          <w:jc w:val="center"/>
        </w:trPr>
        <w:tc>
          <w:tcPr>
            <w:tcW w:w="1875" w:type="dxa"/>
            <w:vAlign w:val="center"/>
          </w:tcPr>
          <w:p w14:paraId="43EE64DF" w14:textId="4F5F3C4A" w:rsidR="00C675F2" w:rsidRDefault="0066446E" w:rsidP="00C675F2">
            <w:pPr>
              <w:jc w:val="center"/>
            </w:pPr>
            <w:r>
              <w:t>Fully Autonomous</w:t>
            </w:r>
          </w:p>
        </w:tc>
        <w:tc>
          <w:tcPr>
            <w:tcW w:w="1515" w:type="dxa"/>
            <w:vAlign w:val="center"/>
          </w:tcPr>
          <w:p w14:paraId="53EF9BDC" w14:textId="5791EEF5" w:rsidR="5CFEBEF7" w:rsidRDefault="4B375742" w:rsidP="5CFEBEF7">
            <w:pPr>
              <w:jc w:val="center"/>
            </w:pPr>
            <w:r>
              <w:t>Competition requirement</w:t>
            </w:r>
          </w:p>
        </w:tc>
        <w:tc>
          <w:tcPr>
            <w:tcW w:w="2265" w:type="dxa"/>
            <w:vAlign w:val="center"/>
          </w:tcPr>
          <w:p w14:paraId="2BA08958" w14:textId="5DC30901" w:rsidR="00C675F2" w:rsidRDefault="00432FE6" w:rsidP="00C675F2">
            <w:r>
              <w:t>Autonomy (4), Target ID (</w:t>
            </w:r>
            <w:r w:rsidR="00210E47">
              <w:t>6</w:t>
            </w:r>
            <w:r>
              <w:t>)</w:t>
            </w:r>
            <w:r w:rsidR="5E192744">
              <w:t>, Communication Accuracy (12</w:t>
            </w:r>
            <w:r>
              <w:t>)</w:t>
            </w:r>
          </w:p>
        </w:tc>
        <w:tc>
          <w:tcPr>
            <w:tcW w:w="4150" w:type="dxa"/>
          </w:tcPr>
          <w:p w14:paraId="48C1AFA3" w14:textId="49EFD242" w:rsidR="00C675F2" w:rsidRDefault="00CC4A89" w:rsidP="00C675F2">
            <w:r>
              <w:t>The drone must be fully</w:t>
            </w:r>
            <w:r w:rsidR="002846D1">
              <w:t xml:space="preserve"> autonomous, </w:t>
            </w:r>
            <w:r w:rsidR="008E1393">
              <w:t>as outlined in the Raytheon</w:t>
            </w:r>
            <w:r w:rsidR="007A53C2">
              <w:t xml:space="preserve"> competition rules.</w:t>
            </w:r>
          </w:p>
        </w:tc>
      </w:tr>
      <w:tr w:rsidR="00C675F2" w14:paraId="062DB5A4" w14:textId="77777777" w:rsidTr="25EE6D27">
        <w:trPr>
          <w:trHeight w:val="878"/>
          <w:jc w:val="center"/>
        </w:trPr>
        <w:tc>
          <w:tcPr>
            <w:tcW w:w="1875" w:type="dxa"/>
            <w:vAlign w:val="center"/>
          </w:tcPr>
          <w:p w14:paraId="30B3ADE3" w14:textId="1DBE9B0E" w:rsidR="00C675F2" w:rsidRDefault="003C3DE4" w:rsidP="00C675F2">
            <w:pPr>
              <w:jc w:val="center"/>
            </w:pPr>
            <w:r>
              <w:t>FAA Registered</w:t>
            </w:r>
          </w:p>
        </w:tc>
        <w:tc>
          <w:tcPr>
            <w:tcW w:w="1515" w:type="dxa"/>
            <w:vAlign w:val="center"/>
          </w:tcPr>
          <w:p w14:paraId="14A91B66" w14:textId="705B99E3" w:rsidR="5CFEBEF7" w:rsidRDefault="765C2DC6" w:rsidP="5CFEBEF7">
            <w:pPr>
              <w:jc w:val="center"/>
            </w:pPr>
            <w:r>
              <w:t>Regulatory constraint</w:t>
            </w:r>
          </w:p>
        </w:tc>
        <w:tc>
          <w:tcPr>
            <w:tcW w:w="2265" w:type="dxa"/>
            <w:vAlign w:val="center"/>
          </w:tcPr>
          <w:p w14:paraId="7822A94A" w14:textId="3944EE7C" w:rsidR="00C675F2" w:rsidRDefault="00081762" w:rsidP="00C675F2">
            <w:r>
              <w:t>Weight (</w:t>
            </w:r>
            <w:r w:rsidR="470AC2DC">
              <w:t>1</w:t>
            </w:r>
            <w:r>
              <w:t>)</w:t>
            </w:r>
            <w:r w:rsidR="15A88782">
              <w:t>, Safety (5)</w:t>
            </w:r>
          </w:p>
        </w:tc>
        <w:tc>
          <w:tcPr>
            <w:tcW w:w="4150" w:type="dxa"/>
          </w:tcPr>
          <w:p w14:paraId="64C57531" w14:textId="3BEC702E" w:rsidR="00C675F2" w:rsidRDefault="007A53C2" w:rsidP="00C675F2">
            <w:r>
              <w:t>The drone must</w:t>
            </w:r>
            <w:r w:rsidR="005C4131">
              <w:t xml:space="preserve"> be registered through </w:t>
            </w:r>
            <w:proofErr w:type="gramStart"/>
            <w:r w:rsidR="005C4131">
              <w:t>FAA, and</w:t>
            </w:r>
            <w:proofErr w:type="gramEnd"/>
            <w:r w:rsidR="005C4131">
              <w:t xml:space="preserve"> be piloted by a registered drone pilot.</w:t>
            </w:r>
          </w:p>
        </w:tc>
      </w:tr>
      <w:tr w:rsidR="00C675F2" w14:paraId="274072EC" w14:textId="77777777" w:rsidTr="25EE6D27">
        <w:trPr>
          <w:trHeight w:val="878"/>
          <w:jc w:val="center"/>
        </w:trPr>
        <w:tc>
          <w:tcPr>
            <w:tcW w:w="1875" w:type="dxa"/>
            <w:vAlign w:val="center"/>
          </w:tcPr>
          <w:p w14:paraId="41CC7256" w14:textId="2AD6A6C3" w:rsidR="00C675F2" w:rsidRDefault="004C2744" w:rsidP="00C675F2">
            <w:pPr>
              <w:jc w:val="center"/>
            </w:pPr>
            <w:r>
              <w:t>Navigate 15x15 yard field</w:t>
            </w:r>
          </w:p>
        </w:tc>
        <w:tc>
          <w:tcPr>
            <w:tcW w:w="1515" w:type="dxa"/>
            <w:vAlign w:val="center"/>
          </w:tcPr>
          <w:p w14:paraId="24B4BF39" w14:textId="2182D45D" w:rsidR="5CFEBEF7" w:rsidRDefault="652A8054" w:rsidP="5CFEBEF7">
            <w:pPr>
              <w:jc w:val="center"/>
            </w:pPr>
            <w:r>
              <w:t>Competition requirement</w:t>
            </w:r>
          </w:p>
        </w:tc>
        <w:tc>
          <w:tcPr>
            <w:tcW w:w="2265" w:type="dxa"/>
            <w:vAlign w:val="center"/>
          </w:tcPr>
          <w:p w14:paraId="5B4B1DCA" w14:textId="734BC55F" w:rsidR="00C675F2" w:rsidRDefault="00480B8B" w:rsidP="00C675F2">
            <w:r>
              <w:t>Autonomy (4),</w:t>
            </w:r>
            <w:r w:rsidR="00DB5494">
              <w:t xml:space="preserve"> Map Accuracy (</w:t>
            </w:r>
            <w:r w:rsidR="1AD47FBE">
              <w:t>7</w:t>
            </w:r>
            <w:r w:rsidR="00DB5494">
              <w:t xml:space="preserve">), </w:t>
            </w:r>
            <w:r w:rsidR="00702713">
              <w:t>Endurance</w:t>
            </w:r>
            <w:r w:rsidR="00DB5494">
              <w:t xml:space="preserve"> (</w:t>
            </w:r>
            <w:r w:rsidR="6CFC7E06">
              <w:t>8</w:t>
            </w:r>
            <w:r w:rsidR="00DB5494">
              <w:t xml:space="preserve">), </w:t>
            </w:r>
            <w:r w:rsidR="00702713">
              <w:t>Navigation Accuracy (</w:t>
            </w:r>
            <w:r w:rsidR="5E74B134">
              <w:t>9</w:t>
            </w:r>
            <w:r w:rsidR="00702713">
              <w:t>)</w:t>
            </w:r>
          </w:p>
        </w:tc>
        <w:tc>
          <w:tcPr>
            <w:tcW w:w="4150" w:type="dxa"/>
          </w:tcPr>
          <w:p w14:paraId="6BC2B256" w14:textId="3FFAC9A7" w:rsidR="00C675F2" w:rsidRDefault="001364E1" w:rsidP="00C675F2">
            <w:r>
              <w:t>Th</w:t>
            </w:r>
            <w:r w:rsidR="00040431">
              <w:t xml:space="preserve">e drone must </w:t>
            </w:r>
            <w:r w:rsidR="00BD4B93">
              <w:t xml:space="preserve">be able to navigate a 15 x </w:t>
            </w:r>
            <w:proofErr w:type="gramStart"/>
            <w:r w:rsidR="00BD4B93">
              <w:t>15 yard</w:t>
            </w:r>
            <w:proofErr w:type="gramEnd"/>
            <w:r w:rsidR="00BD4B93">
              <w:t xml:space="preserve"> competition field, </w:t>
            </w:r>
            <w:proofErr w:type="gramStart"/>
            <w:r w:rsidR="00BD4B93">
              <w:t>per</w:t>
            </w:r>
            <w:proofErr w:type="gramEnd"/>
            <w:r w:rsidR="00BD4B93">
              <w:t xml:space="preserve"> Raytheon competition rules.</w:t>
            </w:r>
          </w:p>
        </w:tc>
      </w:tr>
      <w:tr w:rsidR="00C675F2" w14:paraId="15132659" w14:textId="77777777" w:rsidTr="25EE6D27">
        <w:trPr>
          <w:trHeight w:val="878"/>
          <w:jc w:val="center"/>
        </w:trPr>
        <w:tc>
          <w:tcPr>
            <w:tcW w:w="1875" w:type="dxa"/>
            <w:vAlign w:val="center"/>
          </w:tcPr>
          <w:p w14:paraId="6E858DF1" w14:textId="5A79E2FD" w:rsidR="00C675F2" w:rsidRDefault="0066446E" w:rsidP="00C675F2">
            <w:pPr>
              <w:jc w:val="center"/>
            </w:pPr>
            <w:r>
              <w:t>Object Identification</w:t>
            </w:r>
          </w:p>
        </w:tc>
        <w:tc>
          <w:tcPr>
            <w:tcW w:w="1515" w:type="dxa"/>
            <w:vAlign w:val="center"/>
          </w:tcPr>
          <w:p w14:paraId="18A70C15" w14:textId="0D5F77D0" w:rsidR="5CFEBEF7" w:rsidRDefault="0CEBC7DD" w:rsidP="5CFEBEF7">
            <w:pPr>
              <w:jc w:val="center"/>
            </w:pPr>
            <w:r>
              <w:t>Competition requirement</w:t>
            </w:r>
          </w:p>
        </w:tc>
        <w:tc>
          <w:tcPr>
            <w:tcW w:w="2265" w:type="dxa"/>
            <w:vAlign w:val="center"/>
          </w:tcPr>
          <w:p w14:paraId="14A337F6" w14:textId="3DA25407" w:rsidR="00C675F2" w:rsidRDefault="00263D14" w:rsidP="00C675F2">
            <w:r>
              <w:t>Target ID (</w:t>
            </w:r>
            <w:r w:rsidR="7903B36E">
              <w:t>6</w:t>
            </w:r>
            <w:r>
              <w:t xml:space="preserve">), </w:t>
            </w:r>
            <w:r w:rsidR="003C623E">
              <w:t>Map Accuracy (</w:t>
            </w:r>
            <w:r w:rsidR="464C7102">
              <w:t>7</w:t>
            </w:r>
            <w:r w:rsidR="003C623E">
              <w:t xml:space="preserve">), </w:t>
            </w:r>
            <w:r w:rsidR="00E92A72">
              <w:t>Navigation Accuracy (</w:t>
            </w:r>
            <w:r w:rsidR="0CDA6229">
              <w:t>9</w:t>
            </w:r>
            <w:r w:rsidR="00E92A72">
              <w:t>)</w:t>
            </w:r>
          </w:p>
        </w:tc>
        <w:tc>
          <w:tcPr>
            <w:tcW w:w="4150" w:type="dxa"/>
          </w:tcPr>
          <w:p w14:paraId="54A690F0" w14:textId="7F7F2F68" w:rsidR="00C675F2" w:rsidRDefault="00BD4B93" w:rsidP="00C675F2">
            <w:r>
              <w:t xml:space="preserve">The drone must be able to </w:t>
            </w:r>
            <w:r w:rsidR="003E4843">
              <w:t xml:space="preserve">identify an object of interest from a </w:t>
            </w:r>
            <w:r w:rsidR="00982B1F">
              <w:t>human language</w:t>
            </w:r>
            <w:r w:rsidR="0049019D">
              <w:t xml:space="preserve"> command</w:t>
            </w:r>
            <w:r w:rsidR="00A203BD">
              <w:t xml:space="preserve">, </w:t>
            </w:r>
            <w:proofErr w:type="gramStart"/>
            <w:r w:rsidR="00A203BD">
              <w:t>per</w:t>
            </w:r>
            <w:proofErr w:type="gramEnd"/>
            <w:r w:rsidR="00A203BD">
              <w:t xml:space="preserve"> Raytheon competition rules.</w:t>
            </w:r>
          </w:p>
        </w:tc>
      </w:tr>
      <w:tr w:rsidR="00C675F2" w14:paraId="2A37D19D" w14:textId="77777777" w:rsidTr="25EE6D27">
        <w:trPr>
          <w:trHeight w:val="878"/>
          <w:jc w:val="center"/>
        </w:trPr>
        <w:tc>
          <w:tcPr>
            <w:tcW w:w="1875" w:type="dxa"/>
            <w:vAlign w:val="center"/>
          </w:tcPr>
          <w:p w14:paraId="1AB2F209" w14:textId="1C9A37C9" w:rsidR="00C675F2" w:rsidRDefault="004F5303" w:rsidP="00C675F2">
            <w:pPr>
              <w:jc w:val="center"/>
            </w:pPr>
            <w:r>
              <w:t>Surveying/Mapping field</w:t>
            </w:r>
          </w:p>
        </w:tc>
        <w:tc>
          <w:tcPr>
            <w:tcW w:w="1515" w:type="dxa"/>
            <w:vAlign w:val="center"/>
          </w:tcPr>
          <w:p w14:paraId="4A6D824A" w14:textId="069A5551" w:rsidR="5CFEBEF7" w:rsidRDefault="2C8A03EE" w:rsidP="5CFEBEF7">
            <w:pPr>
              <w:jc w:val="center"/>
            </w:pPr>
            <w:r>
              <w:t>Competition requirement</w:t>
            </w:r>
          </w:p>
        </w:tc>
        <w:tc>
          <w:tcPr>
            <w:tcW w:w="2265" w:type="dxa"/>
            <w:vAlign w:val="center"/>
          </w:tcPr>
          <w:p w14:paraId="5DFC049B" w14:textId="344B0BC5" w:rsidR="00C675F2" w:rsidRDefault="00081762" w:rsidP="00C675F2">
            <w:r>
              <w:t>Map Accuracy (</w:t>
            </w:r>
            <w:r w:rsidR="0FC55B48">
              <w:t>7</w:t>
            </w:r>
            <w:r>
              <w:t>)</w:t>
            </w:r>
            <w:r w:rsidR="002A334A">
              <w:t>, Navigation Accuracy (</w:t>
            </w:r>
            <w:r w:rsidR="5261B94D">
              <w:t>9</w:t>
            </w:r>
            <w:r w:rsidR="002A334A">
              <w:t>), Communication Accuracy (1</w:t>
            </w:r>
            <w:r w:rsidR="38F61E0F">
              <w:t>2</w:t>
            </w:r>
            <w:r w:rsidR="002A334A">
              <w:t>)</w:t>
            </w:r>
          </w:p>
        </w:tc>
        <w:tc>
          <w:tcPr>
            <w:tcW w:w="4150" w:type="dxa"/>
          </w:tcPr>
          <w:p w14:paraId="28499723" w14:textId="06B5F999" w:rsidR="00C675F2" w:rsidRDefault="004F68F4" w:rsidP="00C675F2">
            <w:r>
              <w:t xml:space="preserve">The drone must be able to map out the </w:t>
            </w:r>
            <w:r w:rsidR="00C46BDB">
              <w:t>field</w:t>
            </w:r>
            <w:r w:rsidR="00CB7AC5">
              <w:t xml:space="preserve">, </w:t>
            </w:r>
            <w:r w:rsidR="00936183">
              <w:t>know its relative location, and the location of the object of interest.</w:t>
            </w:r>
          </w:p>
        </w:tc>
      </w:tr>
      <w:tr w:rsidR="00C675F2" w14:paraId="5B6317BE" w14:textId="77777777" w:rsidTr="25EE6D27">
        <w:trPr>
          <w:trHeight w:val="878"/>
          <w:jc w:val="center"/>
        </w:trPr>
        <w:tc>
          <w:tcPr>
            <w:tcW w:w="1875" w:type="dxa"/>
            <w:vAlign w:val="center"/>
          </w:tcPr>
          <w:p w14:paraId="00B4191E" w14:textId="21D4FA7C" w:rsidR="00C675F2" w:rsidRDefault="00E90686" w:rsidP="00C675F2">
            <w:pPr>
              <w:jc w:val="center"/>
            </w:pPr>
            <w:r>
              <w:t>Communication between vehicles</w:t>
            </w:r>
          </w:p>
        </w:tc>
        <w:tc>
          <w:tcPr>
            <w:tcW w:w="1515" w:type="dxa"/>
            <w:vAlign w:val="center"/>
          </w:tcPr>
          <w:p w14:paraId="6E650A87" w14:textId="7A0DC894" w:rsidR="5CFEBEF7" w:rsidRDefault="15BBA50D" w:rsidP="5CFEBEF7">
            <w:pPr>
              <w:jc w:val="center"/>
            </w:pPr>
            <w:r>
              <w:t>Competition requirement</w:t>
            </w:r>
          </w:p>
        </w:tc>
        <w:tc>
          <w:tcPr>
            <w:tcW w:w="2265" w:type="dxa"/>
            <w:vAlign w:val="center"/>
          </w:tcPr>
          <w:p w14:paraId="183438FE" w14:textId="44B28A11" w:rsidR="00C675F2" w:rsidRDefault="002A334A" w:rsidP="00C675F2">
            <w:r>
              <w:t xml:space="preserve">Autonomy (4), </w:t>
            </w:r>
            <w:r w:rsidR="18972E53">
              <w:t>Communication Accuracy (12)</w:t>
            </w:r>
          </w:p>
        </w:tc>
        <w:tc>
          <w:tcPr>
            <w:tcW w:w="4150" w:type="dxa"/>
          </w:tcPr>
          <w:p w14:paraId="267B1861" w14:textId="0B729BCE" w:rsidR="00C675F2" w:rsidRDefault="007D2D6C" w:rsidP="00C675F2">
            <w:r>
              <w:t xml:space="preserve">The drone must be able to communicate </w:t>
            </w:r>
            <w:r w:rsidR="001C5A5D">
              <w:t xml:space="preserve">location/mapping data to either </w:t>
            </w:r>
            <w:r w:rsidR="0009569B">
              <w:t>telemetry computer or UGV, depending on the communication system chosen (TBD).</w:t>
            </w:r>
          </w:p>
        </w:tc>
      </w:tr>
      <w:tr w:rsidR="00C675F2" w14:paraId="0A89D12A" w14:textId="77777777" w:rsidTr="25EE6D27">
        <w:trPr>
          <w:trHeight w:val="953"/>
          <w:jc w:val="center"/>
        </w:trPr>
        <w:tc>
          <w:tcPr>
            <w:tcW w:w="1875" w:type="dxa"/>
            <w:vAlign w:val="center"/>
          </w:tcPr>
          <w:p w14:paraId="0392B5B2" w14:textId="57D95997" w:rsidR="00C675F2" w:rsidRDefault="00826FF7" w:rsidP="00C675F2">
            <w:pPr>
              <w:jc w:val="center"/>
            </w:pPr>
            <w:r>
              <w:t xml:space="preserve">Battery life ~ </w:t>
            </w:r>
            <w:r w:rsidR="189EECB5">
              <w:t>20</w:t>
            </w:r>
            <w:r>
              <w:t xml:space="preserve"> minutes</w:t>
            </w:r>
          </w:p>
        </w:tc>
        <w:tc>
          <w:tcPr>
            <w:tcW w:w="1515" w:type="dxa"/>
            <w:vAlign w:val="center"/>
          </w:tcPr>
          <w:p w14:paraId="6BDC002C" w14:textId="43BE71A2" w:rsidR="5CFEBEF7" w:rsidRDefault="18643ACC" w:rsidP="5CFEBEF7">
            <w:pPr>
              <w:jc w:val="center"/>
            </w:pPr>
            <w:r>
              <w:t>Team-derived requirement</w:t>
            </w:r>
          </w:p>
        </w:tc>
        <w:tc>
          <w:tcPr>
            <w:tcW w:w="2265" w:type="dxa"/>
            <w:vAlign w:val="center"/>
          </w:tcPr>
          <w:p w14:paraId="2E512B68" w14:textId="28C04E85" w:rsidR="00C675F2" w:rsidRDefault="00C11C82" w:rsidP="00C675F2">
            <w:r>
              <w:t>Cost (2), Endurance (</w:t>
            </w:r>
            <w:r w:rsidR="617D824F">
              <w:t>8</w:t>
            </w:r>
            <w:r>
              <w:t>)</w:t>
            </w:r>
            <w:r w:rsidR="5EB8B796">
              <w:t>, Repair Time (11</w:t>
            </w:r>
            <w:r>
              <w:t>)</w:t>
            </w:r>
          </w:p>
        </w:tc>
        <w:tc>
          <w:tcPr>
            <w:tcW w:w="4150" w:type="dxa"/>
          </w:tcPr>
          <w:p w14:paraId="7AFB0207" w14:textId="3CBA34BA" w:rsidR="00C675F2" w:rsidRDefault="00804DBD" w:rsidP="00C675F2">
            <w:pPr>
              <w:rPr>
                <w:b/>
              </w:rPr>
            </w:pPr>
            <w:r>
              <w:t xml:space="preserve">The </w:t>
            </w:r>
            <w:r w:rsidR="00CC1F56">
              <w:t>drone is given</w:t>
            </w:r>
            <w:r w:rsidR="007525EC">
              <w:t xml:space="preserve"> </w:t>
            </w:r>
            <w:r w:rsidR="00741619">
              <w:t>~</w:t>
            </w:r>
            <w:r w:rsidR="007525EC">
              <w:t>2</w:t>
            </w:r>
            <w:r w:rsidR="006D7C45">
              <w:t xml:space="preserve">0 minutes </w:t>
            </w:r>
            <w:r w:rsidR="00F936FC">
              <w:t xml:space="preserve">to complete each task, with a maximum of 7 minutes per run. We estimate that a battery life of </w:t>
            </w:r>
            <w:r w:rsidR="5C8F1680">
              <w:t>around</w:t>
            </w:r>
            <w:r w:rsidR="6EEEA0A0">
              <w:t xml:space="preserve"> </w:t>
            </w:r>
            <w:r w:rsidR="1F8F0230">
              <w:t>20</w:t>
            </w:r>
            <w:r w:rsidR="00F936FC">
              <w:t xml:space="preserve"> minutes will give us ample time to complete each task</w:t>
            </w:r>
            <w:r w:rsidR="496D1B0A">
              <w:t>.</w:t>
            </w:r>
          </w:p>
        </w:tc>
      </w:tr>
      <w:tr w:rsidR="00826FF7" w14:paraId="6103AE23" w14:textId="77777777" w:rsidTr="25EE6D27">
        <w:trPr>
          <w:trHeight w:val="953"/>
          <w:jc w:val="center"/>
        </w:trPr>
        <w:tc>
          <w:tcPr>
            <w:tcW w:w="1875" w:type="dxa"/>
            <w:vAlign w:val="center"/>
          </w:tcPr>
          <w:p w14:paraId="17DCB6B6" w14:textId="5F4034FC" w:rsidR="00826FF7" w:rsidRDefault="00826FF7" w:rsidP="00C675F2">
            <w:pPr>
              <w:jc w:val="center"/>
            </w:pPr>
            <w:r>
              <w:lastRenderedPageBreak/>
              <w:t>Adapt to objective changes</w:t>
            </w:r>
          </w:p>
        </w:tc>
        <w:tc>
          <w:tcPr>
            <w:tcW w:w="1515" w:type="dxa"/>
            <w:vAlign w:val="center"/>
          </w:tcPr>
          <w:p w14:paraId="72459927" w14:textId="0C4B5B83" w:rsidR="5CFEBEF7" w:rsidRDefault="2FDF5C33" w:rsidP="5CFEBEF7">
            <w:pPr>
              <w:jc w:val="center"/>
            </w:pPr>
            <w:r>
              <w:t>Competition re</w:t>
            </w:r>
            <w:r w:rsidR="2CEAFBAD">
              <w:t>quirement</w:t>
            </w:r>
          </w:p>
        </w:tc>
        <w:tc>
          <w:tcPr>
            <w:tcW w:w="2265" w:type="dxa"/>
            <w:vAlign w:val="center"/>
          </w:tcPr>
          <w:p w14:paraId="095A143A" w14:textId="2D889DB4" w:rsidR="00826FF7" w:rsidRDefault="00262EE2" w:rsidP="00C675F2">
            <w:r>
              <w:t xml:space="preserve">Autonomy (4), </w:t>
            </w:r>
            <w:r w:rsidR="31E48BF3">
              <w:t>Communication Accuracy (12)</w:t>
            </w:r>
          </w:p>
        </w:tc>
        <w:tc>
          <w:tcPr>
            <w:tcW w:w="4150" w:type="dxa"/>
          </w:tcPr>
          <w:p w14:paraId="5FC699B5" w14:textId="5CB213E6" w:rsidR="00826FF7" w:rsidRDefault="004601CB" w:rsidP="00C675F2">
            <w:r>
              <w:t xml:space="preserve">Per competition task 3, the drone </w:t>
            </w:r>
            <w:r w:rsidR="0092509B">
              <w:t xml:space="preserve">must </w:t>
            </w:r>
            <w:r w:rsidR="00BE58D5">
              <w:t xml:space="preserve">be able to </w:t>
            </w:r>
            <w:r w:rsidR="005A05FE">
              <w:t>receive a human language</w:t>
            </w:r>
            <w:r w:rsidR="00F239BF">
              <w:t xml:space="preserve"> command </w:t>
            </w:r>
            <w:r w:rsidR="009A6AB2">
              <w:t xml:space="preserve">that alters the </w:t>
            </w:r>
            <w:r w:rsidR="002A3FB8">
              <w:t>object of interest during the competition run; the drone must be able to adapt to this change.</w:t>
            </w:r>
          </w:p>
        </w:tc>
      </w:tr>
      <w:tr w:rsidR="00826FF7" w14:paraId="4D34C7BE" w14:textId="77777777" w:rsidTr="25EE6D27">
        <w:trPr>
          <w:trHeight w:val="953"/>
          <w:jc w:val="center"/>
        </w:trPr>
        <w:tc>
          <w:tcPr>
            <w:tcW w:w="1875" w:type="dxa"/>
            <w:vAlign w:val="center"/>
          </w:tcPr>
          <w:p w14:paraId="1CB90E64" w14:textId="2BFB0BDB" w:rsidR="00826FF7" w:rsidRDefault="00AE5A90" w:rsidP="00AE5A90">
            <w:pPr>
              <w:jc w:val="center"/>
            </w:pPr>
            <w:r>
              <w:t xml:space="preserve">Smaller than </w:t>
            </w:r>
            <w:r w:rsidR="003F5637">
              <w:t>3</w:t>
            </w:r>
            <w:r>
              <w:t xml:space="preserve"> x </w:t>
            </w:r>
            <w:r w:rsidR="003F5637">
              <w:t>3</w:t>
            </w:r>
            <w:r>
              <w:t xml:space="preserve"> ft</w:t>
            </w:r>
          </w:p>
        </w:tc>
        <w:tc>
          <w:tcPr>
            <w:tcW w:w="1515" w:type="dxa"/>
            <w:vAlign w:val="center"/>
          </w:tcPr>
          <w:p w14:paraId="6311CD75" w14:textId="13CD69CA" w:rsidR="5CFEBEF7" w:rsidRDefault="5BA2B13E" w:rsidP="5CFEBEF7">
            <w:pPr>
              <w:jc w:val="center"/>
            </w:pPr>
            <w:r>
              <w:t>Competition restraint</w:t>
            </w:r>
          </w:p>
        </w:tc>
        <w:tc>
          <w:tcPr>
            <w:tcW w:w="2265" w:type="dxa"/>
            <w:vAlign w:val="center"/>
          </w:tcPr>
          <w:p w14:paraId="0269C19D" w14:textId="4FE28C4F" w:rsidR="00826FF7" w:rsidRDefault="00A63ED3" w:rsidP="00C675F2">
            <w:r>
              <w:t>Dimensions (3)</w:t>
            </w:r>
          </w:p>
        </w:tc>
        <w:tc>
          <w:tcPr>
            <w:tcW w:w="4150" w:type="dxa"/>
          </w:tcPr>
          <w:p w14:paraId="2E3548C0" w14:textId="5E374716" w:rsidR="00826FF7" w:rsidRDefault="00B209D4" w:rsidP="00C675F2">
            <w:r>
              <w:t xml:space="preserve">Both the drone and the ground vehicle must both </w:t>
            </w:r>
            <w:r w:rsidR="2160EDD6">
              <w:t>be</w:t>
            </w:r>
            <w:r>
              <w:t xml:space="preserve"> able to fit within a 5 x 5 ft </w:t>
            </w:r>
            <w:r w:rsidR="00C91103">
              <w:t>square, per Raytheon competition rules.</w:t>
            </w:r>
          </w:p>
        </w:tc>
      </w:tr>
      <w:tr w:rsidR="00AE5A90" w14:paraId="594E7FD4" w14:textId="77777777" w:rsidTr="25EE6D27">
        <w:trPr>
          <w:trHeight w:val="953"/>
          <w:jc w:val="center"/>
        </w:trPr>
        <w:tc>
          <w:tcPr>
            <w:tcW w:w="1875" w:type="dxa"/>
            <w:vAlign w:val="center"/>
          </w:tcPr>
          <w:p w14:paraId="6E94E067" w14:textId="00F09F2F" w:rsidR="00AE5A90" w:rsidRDefault="00AE5A90" w:rsidP="00C675F2">
            <w:pPr>
              <w:jc w:val="center"/>
            </w:pPr>
            <w:r>
              <w:t>Take</w:t>
            </w:r>
            <w:r w:rsidR="77F9A75B">
              <w:t xml:space="preserve"> </w:t>
            </w:r>
            <w:r>
              <w:t>off &amp; Landing</w:t>
            </w:r>
          </w:p>
        </w:tc>
        <w:tc>
          <w:tcPr>
            <w:tcW w:w="1515" w:type="dxa"/>
            <w:vAlign w:val="center"/>
          </w:tcPr>
          <w:p w14:paraId="493AFCCA" w14:textId="3F3FCD8F" w:rsidR="5CFEBEF7" w:rsidRDefault="4501CD2A" w:rsidP="5CFEBEF7">
            <w:pPr>
              <w:jc w:val="center"/>
            </w:pPr>
            <w:r>
              <w:t>Competition re</w:t>
            </w:r>
            <w:r w:rsidR="49882D51">
              <w:t>quirement</w:t>
            </w:r>
          </w:p>
        </w:tc>
        <w:tc>
          <w:tcPr>
            <w:tcW w:w="2265" w:type="dxa"/>
            <w:vAlign w:val="center"/>
          </w:tcPr>
          <w:p w14:paraId="6071C73A" w14:textId="616BB1D9" w:rsidR="00AE5A90" w:rsidRDefault="00A63ED3" w:rsidP="00C675F2">
            <w:r>
              <w:t xml:space="preserve">Autonomy (4), </w:t>
            </w:r>
            <w:r w:rsidR="019323D2">
              <w:t>Safety</w:t>
            </w:r>
            <w:r w:rsidR="70CC4087">
              <w:t xml:space="preserve"> </w:t>
            </w:r>
            <w:r w:rsidR="019323D2">
              <w:t>(</w:t>
            </w:r>
            <w:r w:rsidR="16E149AE">
              <w:t>5),</w:t>
            </w:r>
            <w:r w:rsidR="70CC4087">
              <w:t xml:space="preserve"> </w:t>
            </w:r>
            <w:r>
              <w:t>Repair Time (9)</w:t>
            </w:r>
          </w:p>
        </w:tc>
        <w:tc>
          <w:tcPr>
            <w:tcW w:w="4150" w:type="dxa"/>
          </w:tcPr>
          <w:p w14:paraId="07F4E6FF" w14:textId="4DAB7A05" w:rsidR="00AE5A90" w:rsidRDefault="000A3775" w:rsidP="00C675F2">
            <w:r>
              <w:t xml:space="preserve">The drone must </w:t>
            </w:r>
            <w:r w:rsidR="005A594A">
              <w:t xml:space="preserve">be </w:t>
            </w:r>
            <w:r w:rsidR="009D3F6E">
              <w:t xml:space="preserve">able to </w:t>
            </w:r>
            <w:r w:rsidR="005F5E4C">
              <w:t>take off</w:t>
            </w:r>
            <w:r w:rsidR="009D3F6E">
              <w:t xml:space="preserve"> and land from a specified starting area, </w:t>
            </w:r>
            <w:proofErr w:type="gramStart"/>
            <w:r w:rsidR="009D3F6E">
              <w:t>per</w:t>
            </w:r>
            <w:proofErr w:type="gramEnd"/>
            <w:r w:rsidR="009D3F6E">
              <w:t xml:space="preserve"> Raytheon competition rules.</w:t>
            </w:r>
          </w:p>
        </w:tc>
      </w:tr>
      <w:tr w:rsidR="00AE5A90" w14:paraId="4E8BDE11" w14:textId="77777777" w:rsidTr="25EE6D27">
        <w:trPr>
          <w:trHeight w:val="953"/>
          <w:jc w:val="center"/>
        </w:trPr>
        <w:tc>
          <w:tcPr>
            <w:tcW w:w="1875" w:type="dxa"/>
            <w:vAlign w:val="center"/>
          </w:tcPr>
          <w:p w14:paraId="108EB075" w14:textId="52D815E6" w:rsidR="00AE5A90" w:rsidRDefault="00AE5A90" w:rsidP="00C675F2">
            <w:pPr>
              <w:jc w:val="center"/>
            </w:pPr>
            <w:r>
              <w:t>Kill switch</w:t>
            </w:r>
          </w:p>
        </w:tc>
        <w:tc>
          <w:tcPr>
            <w:tcW w:w="1515" w:type="dxa"/>
            <w:vAlign w:val="center"/>
          </w:tcPr>
          <w:p w14:paraId="154C592E" w14:textId="774EEBE1" w:rsidR="5CFEBEF7" w:rsidRDefault="3699B976" w:rsidP="5CFEBEF7">
            <w:pPr>
              <w:jc w:val="center"/>
            </w:pPr>
            <w:r>
              <w:t>Competition re</w:t>
            </w:r>
            <w:r w:rsidR="7FC3D345">
              <w:t>quirement</w:t>
            </w:r>
          </w:p>
        </w:tc>
        <w:tc>
          <w:tcPr>
            <w:tcW w:w="2265" w:type="dxa"/>
            <w:vAlign w:val="center"/>
          </w:tcPr>
          <w:p w14:paraId="4D143F16" w14:textId="5AFA9712" w:rsidR="00AE5A90" w:rsidRDefault="00FE1A91" w:rsidP="00C675F2">
            <w:r>
              <w:t xml:space="preserve">Autonomy (4), </w:t>
            </w:r>
            <w:r w:rsidR="340126E1">
              <w:t>Safety (5),</w:t>
            </w:r>
            <w:r w:rsidR="6945F90A">
              <w:t xml:space="preserve"> </w:t>
            </w:r>
            <w:r>
              <w:t>Communication Accuracy (1</w:t>
            </w:r>
            <w:r w:rsidR="5BED99D5">
              <w:t>2</w:t>
            </w:r>
            <w:r>
              <w:t>)</w:t>
            </w:r>
          </w:p>
        </w:tc>
        <w:tc>
          <w:tcPr>
            <w:tcW w:w="4150" w:type="dxa"/>
          </w:tcPr>
          <w:p w14:paraId="1CC50CE1" w14:textId="2C954667" w:rsidR="00AE5A90" w:rsidRDefault="009D3F6E" w:rsidP="00C675F2">
            <w:r>
              <w:t xml:space="preserve">The drone must have a “kill switch” that </w:t>
            </w:r>
            <w:r w:rsidR="008A3301">
              <w:t xml:space="preserve">halts </w:t>
            </w:r>
            <w:r w:rsidR="00EC49C8">
              <w:t>all translational motion and allows for manual takeover, per Raytheon competition rules.</w:t>
            </w:r>
          </w:p>
        </w:tc>
      </w:tr>
    </w:tbl>
    <w:p w14:paraId="434180BF" w14:textId="77777777" w:rsidR="00040A87" w:rsidRDefault="00040A87" w:rsidP="00F77ED8">
      <w:pPr>
        <w:pStyle w:val="BodyText"/>
        <w:rPr>
          <w:sz w:val="22"/>
        </w:rPr>
      </w:pPr>
    </w:p>
    <w:p w14:paraId="2BF60D72" w14:textId="090D309F" w:rsidR="0036745F" w:rsidRPr="00B353B0" w:rsidRDefault="002B10DD" w:rsidP="00B353B0">
      <w:pPr>
        <w:widowControl/>
        <w:autoSpaceDE/>
        <w:autoSpaceDN/>
        <w:spacing w:after="160" w:line="278" w:lineRule="auto"/>
        <w:rPr>
          <w:b/>
          <w:bCs/>
          <w:sz w:val="36"/>
          <w:szCs w:val="36"/>
        </w:rPr>
      </w:pPr>
      <w:r>
        <w:rPr>
          <w:b/>
          <w:bCs/>
          <w:sz w:val="36"/>
          <w:szCs w:val="36"/>
        </w:rPr>
        <w:br w:type="page"/>
      </w:r>
      <w:r w:rsidR="00EE31FD">
        <w:rPr>
          <w:b/>
          <w:bCs/>
          <w:sz w:val="36"/>
          <w:szCs w:val="36"/>
        </w:rPr>
        <w:lastRenderedPageBreak/>
        <w:t>Engineering Specifications</w:t>
      </w:r>
    </w:p>
    <w:p w14:paraId="37BC30FA" w14:textId="1036A48E" w:rsidR="0036745F" w:rsidRDefault="0036745F" w:rsidP="00B53E13">
      <w:pPr>
        <w:ind w:right="577"/>
        <w:rPr>
          <w:bCs/>
        </w:rPr>
      </w:pPr>
      <w:r>
        <w:rPr>
          <w:bCs/>
        </w:rPr>
        <w:t>The purpose of this section is to detail the engineering specifications referenced in Table 2</w:t>
      </w:r>
      <w:r w:rsidR="00F6280D">
        <w:rPr>
          <w:bCs/>
        </w:rPr>
        <w:t xml:space="preserve">, and </w:t>
      </w:r>
      <w:r w:rsidR="00092F50">
        <w:rPr>
          <w:bCs/>
        </w:rPr>
        <w:t xml:space="preserve">outline the </w:t>
      </w:r>
      <w:r w:rsidR="00BF50EA">
        <w:rPr>
          <w:bCs/>
        </w:rPr>
        <w:t xml:space="preserve">quantitative target values, tolerances, </w:t>
      </w:r>
      <w:r w:rsidR="00B53E13">
        <w:rPr>
          <w:bCs/>
        </w:rPr>
        <w:t>risks, and compliances.</w:t>
      </w:r>
      <w:r w:rsidR="000C6FA5">
        <w:rPr>
          <w:bCs/>
        </w:rPr>
        <w:t xml:space="preserve"> The specifications were created </w:t>
      </w:r>
      <w:r w:rsidR="00974D8D">
        <w:rPr>
          <w:bCs/>
        </w:rPr>
        <w:t>from the Raytheon competition rules</w:t>
      </w:r>
      <w:r w:rsidR="00F734AE">
        <w:rPr>
          <w:bCs/>
        </w:rPr>
        <w:t>.</w:t>
      </w:r>
    </w:p>
    <w:p w14:paraId="15D62738" w14:textId="77777777" w:rsidR="0036745F" w:rsidRPr="0036745F" w:rsidRDefault="0036745F" w:rsidP="0036745F">
      <w:pPr>
        <w:ind w:left="244" w:right="577"/>
        <w:rPr>
          <w:bCs/>
        </w:rPr>
      </w:pPr>
    </w:p>
    <w:p w14:paraId="7379549D" w14:textId="1CB9E27F" w:rsidR="000A2330" w:rsidRDefault="000A2330" w:rsidP="00F77ED8">
      <w:pPr>
        <w:ind w:left="244" w:right="577"/>
        <w:jc w:val="center"/>
        <w:rPr>
          <w:b/>
          <w:spacing w:val="-2"/>
        </w:rPr>
      </w:pPr>
      <w:r>
        <w:rPr>
          <w:b/>
        </w:rPr>
        <w:t>Table</w:t>
      </w:r>
      <w:r>
        <w:rPr>
          <w:b/>
          <w:spacing w:val="-5"/>
        </w:rPr>
        <w:t xml:space="preserve"> </w:t>
      </w:r>
      <w:r w:rsidR="0036745F">
        <w:rPr>
          <w:b/>
          <w:spacing w:val="-5"/>
        </w:rPr>
        <w:t>3</w:t>
      </w:r>
      <w:r>
        <w:rPr>
          <w:b/>
        </w:rPr>
        <w:t>:</w:t>
      </w:r>
      <w:r>
        <w:rPr>
          <w:b/>
          <w:spacing w:val="46"/>
        </w:rPr>
        <w:t xml:space="preserve"> </w:t>
      </w:r>
      <w:r>
        <w:rPr>
          <w:b/>
        </w:rPr>
        <w:t>Engineering</w:t>
      </w:r>
      <w:r>
        <w:rPr>
          <w:b/>
          <w:spacing w:val="-4"/>
        </w:rPr>
        <w:t xml:space="preserve"> </w:t>
      </w:r>
      <w:r>
        <w:rPr>
          <w:b/>
          <w:spacing w:val="-2"/>
        </w:rPr>
        <w:t>Specifications</w:t>
      </w:r>
    </w:p>
    <w:p w14:paraId="4F04CD4F" w14:textId="49CA76B4" w:rsidR="00B6308B" w:rsidRPr="00B6308B" w:rsidRDefault="00B6308B" w:rsidP="00B6308B">
      <w:pPr>
        <w:widowControl/>
        <w:autoSpaceDE/>
        <w:autoSpaceDN/>
        <w:jc w:val="center"/>
        <w:rPr>
          <w:b/>
        </w:rPr>
      </w:pPr>
      <w:r>
        <w:t xml:space="preserve">This table lists the identified engineering </w:t>
      </w:r>
      <w:r w:rsidR="00702652">
        <w:t>specifications</w:t>
      </w:r>
      <w:r>
        <w:t xml:space="preserve"> and assigns a specific target value or ability to be used to evaluate the adequacy of the prototype in addressing each need.</w:t>
      </w:r>
    </w:p>
    <w:p w14:paraId="10B001BA" w14:textId="77777777" w:rsidR="000A2330" w:rsidRDefault="000A2330" w:rsidP="00F77ED8">
      <w:pPr>
        <w:pStyle w:val="BodyText"/>
        <w:rPr>
          <w:b/>
          <w:sz w:val="8"/>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1800"/>
        <w:gridCol w:w="2250"/>
        <w:gridCol w:w="1350"/>
        <w:gridCol w:w="1170"/>
        <w:gridCol w:w="720"/>
        <w:gridCol w:w="1345"/>
      </w:tblGrid>
      <w:tr w:rsidR="00AC5D35" w:rsidRPr="00901E28" w14:paraId="36B3A16E" w14:textId="77777777" w:rsidTr="009F4FD6">
        <w:trPr>
          <w:trHeight w:val="288"/>
        </w:trPr>
        <w:tc>
          <w:tcPr>
            <w:tcW w:w="715" w:type="dxa"/>
            <w:shd w:val="clear" w:color="auto" w:fill="E8E8E8" w:themeFill="background2"/>
            <w:noWrap/>
            <w:vAlign w:val="center"/>
            <w:hideMark/>
          </w:tcPr>
          <w:p w14:paraId="71E6FC92" w14:textId="77777777" w:rsidR="004B711C" w:rsidRPr="003E6662" w:rsidRDefault="004B711C" w:rsidP="00F77ED8">
            <w:pPr>
              <w:widowControl/>
              <w:autoSpaceDE/>
              <w:autoSpaceDN/>
              <w:jc w:val="center"/>
              <w:rPr>
                <w:b/>
                <w:bCs/>
                <w:color w:val="000000"/>
              </w:rPr>
            </w:pPr>
            <w:r w:rsidRPr="003E6662">
              <w:rPr>
                <w:b/>
                <w:bCs/>
                <w:color w:val="000000"/>
              </w:rPr>
              <w:t>Spec #</w:t>
            </w:r>
          </w:p>
        </w:tc>
        <w:tc>
          <w:tcPr>
            <w:tcW w:w="1800" w:type="dxa"/>
            <w:shd w:val="clear" w:color="auto" w:fill="E8E8E8" w:themeFill="background2"/>
            <w:noWrap/>
            <w:vAlign w:val="center"/>
            <w:hideMark/>
          </w:tcPr>
          <w:p w14:paraId="45745231" w14:textId="560C72BE" w:rsidR="004B711C" w:rsidRPr="003E6662" w:rsidRDefault="004B711C" w:rsidP="00F77ED8">
            <w:pPr>
              <w:widowControl/>
              <w:autoSpaceDE/>
              <w:autoSpaceDN/>
              <w:jc w:val="center"/>
              <w:rPr>
                <w:b/>
                <w:bCs/>
                <w:color w:val="000000"/>
              </w:rPr>
            </w:pPr>
            <w:r w:rsidRPr="003E6662">
              <w:rPr>
                <w:b/>
                <w:bCs/>
                <w:color w:val="000000"/>
              </w:rPr>
              <w:t>Spec</w:t>
            </w:r>
          </w:p>
        </w:tc>
        <w:tc>
          <w:tcPr>
            <w:tcW w:w="2250" w:type="dxa"/>
            <w:shd w:val="clear" w:color="auto" w:fill="E8E8E8" w:themeFill="background2"/>
            <w:noWrap/>
            <w:vAlign w:val="center"/>
            <w:hideMark/>
          </w:tcPr>
          <w:p w14:paraId="1A820409" w14:textId="77777777" w:rsidR="004B711C" w:rsidRPr="003E6662" w:rsidRDefault="004B711C" w:rsidP="00F77ED8">
            <w:pPr>
              <w:widowControl/>
              <w:autoSpaceDE/>
              <w:autoSpaceDN/>
              <w:jc w:val="center"/>
              <w:rPr>
                <w:b/>
                <w:bCs/>
                <w:color w:val="000000"/>
              </w:rPr>
            </w:pPr>
            <w:r w:rsidRPr="003E6662">
              <w:rPr>
                <w:b/>
                <w:bCs/>
                <w:color w:val="000000"/>
              </w:rPr>
              <w:t>Specification Description</w:t>
            </w:r>
          </w:p>
        </w:tc>
        <w:tc>
          <w:tcPr>
            <w:tcW w:w="1350" w:type="dxa"/>
            <w:shd w:val="clear" w:color="auto" w:fill="E8E8E8" w:themeFill="background2"/>
            <w:noWrap/>
            <w:vAlign w:val="center"/>
            <w:hideMark/>
          </w:tcPr>
          <w:p w14:paraId="521C05F1" w14:textId="58D7BA1A" w:rsidR="004B711C" w:rsidRPr="003E6662" w:rsidRDefault="004B711C" w:rsidP="00F77ED8">
            <w:pPr>
              <w:widowControl/>
              <w:autoSpaceDE/>
              <w:autoSpaceDN/>
              <w:jc w:val="center"/>
              <w:rPr>
                <w:b/>
                <w:bCs/>
                <w:color w:val="000000"/>
              </w:rPr>
            </w:pPr>
            <w:r w:rsidRPr="003E6662">
              <w:rPr>
                <w:b/>
                <w:bCs/>
                <w:color w:val="000000"/>
              </w:rPr>
              <w:t>Targ</w:t>
            </w:r>
            <w:r w:rsidR="00312831" w:rsidRPr="003E6662">
              <w:rPr>
                <w:b/>
                <w:bCs/>
                <w:color w:val="000000"/>
              </w:rPr>
              <w:t>et</w:t>
            </w:r>
          </w:p>
          <w:p w14:paraId="08E185C5" w14:textId="77777777" w:rsidR="00E64C8E" w:rsidRPr="003E6662" w:rsidRDefault="00E64C8E" w:rsidP="00F77ED8">
            <w:pPr>
              <w:widowControl/>
              <w:autoSpaceDE/>
              <w:autoSpaceDN/>
              <w:jc w:val="center"/>
              <w:rPr>
                <w:b/>
                <w:bCs/>
                <w:color w:val="000000"/>
              </w:rPr>
            </w:pPr>
          </w:p>
        </w:tc>
        <w:tc>
          <w:tcPr>
            <w:tcW w:w="1170" w:type="dxa"/>
            <w:shd w:val="clear" w:color="auto" w:fill="E8E8E8" w:themeFill="background2"/>
            <w:noWrap/>
            <w:vAlign w:val="center"/>
            <w:hideMark/>
          </w:tcPr>
          <w:p w14:paraId="4ED58865" w14:textId="729954A5" w:rsidR="00AE702C" w:rsidRPr="003E6662" w:rsidRDefault="004B711C" w:rsidP="00AC5D35">
            <w:pPr>
              <w:widowControl/>
              <w:autoSpaceDE/>
              <w:autoSpaceDN/>
              <w:jc w:val="center"/>
              <w:rPr>
                <w:b/>
                <w:bCs/>
                <w:color w:val="000000"/>
              </w:rPr>
            </w:pPr>
            <w:r w:rsidRPr="003E6662">
              <w:rPr>
                <w:b/>
                <w:bCs/>
                <w:color w:val="000000"/>
              </w:rPr>
              <w:t>Tol</w:t>
            </w:r>
            <w:r w:rsidR="00AC5D35" w:rsidRPr="003E6662">
              <w:rPr>
                <w:b/>
                <w:bCs/>
                <w:color w:val="000000"/>
              </w:rPr>
              <w:t>erance</w:t>
            </w:r>
          </w:p>
        </w:tc>
        <w:tc>
          <w:tcPr>
            <w:tcW w:w="720" w:type="dxa"/>
            <w:shd w:val="clear" w:color="auto" w:fill="E8E8E8" w:themeFill="background2"/>
            <w:noWrap/>
            <w:vAlign w:val="center"/>
            <w:hideMark/>
          </w:tcPr>
          <w:p w14:paraId="506F2DF8" w14:textId="77777777" w:rsidR="00B15E8A" w:rsidRDefault="004B711C" w:rsidP="00B818A4">
            <w:pPr>
              <w:widowControl/>
              <w:autoSpaceDE/>
              <w:autoSpaceDN/>
              <w:ind w:left="2160" w:hanging="2160"/>
              <w:jc w:val="center"/>
              <w:rPr>
                <w:b/>
                <w:bCs/>
                <w:color w:val="000000"/>
              </w:rPr>
            </w:pPr>
            <w:r w:rsidRPr="003E6662">
              <w:rPr>
                <w:b/>
                <w:bCs/>
                <w:color w:val="000000"/>
              </w:rPr>
              <w:t>Risk</w:t>
            </w:r>
          </w:p>
          <w:p w14:paraId="69F667FA" w14:textId="2CFFC21B" w:rsidR="00502658" w:rsidRPr="003E6662" w:rsidRDefault="00502658" w:rsidP="00B818A4">
            <w:pPr>
              <w:widowControl/>
              <w:autoSpaceDE/>
              <w:autoSpaceDN/>
              <w:ind w:left="2160" w:hanging="2160"/>
              <w:jc w:val="center"/>
              <w:rPr>
                <w:b/>
                <w:bCs/>
                <w:color w:val="000000"/>
              </w:rPr>
            </w:pPr>
            <w:r>
              <w:rPr>
                <w:b/>
                <w:bCs/>
                <w:color w:val="000000"/>
              </w:rPr>
              <w:t>*</w:t>
            </w:r>
          </w:p>
          <w:p w14:paraId="70DE5C83" w14:textId="3C6E700D" w:rsidR="004B711C" w:rsidRPr="003E6662" w:rsidRDefault="004B711C" w:rsidP="0067415F">
            <w:pPr>
              <w:widowControl/>
              <w:autoSpaceDE/>
              <w:autoSpaceDN/>
              <w:rPr>
                <w:b/>
                <w:bCs/>
                <w:color w:val="000000"/>
              </w:rPr>
            </w:pPr>
          </w:p>
        </w:tc>
        <w:tc>
          <w:tcPr>
            <w:tcW w:w="1345" w:type="dxa"/>
            <w:shd w:val="clear" w:color="auto" w:fill="E8E8E8" w:themeFill="background2"/>
            <w:noWrap/>
            <w:vAlign w:val="center"/>
            <w:hideMark/>
          </w:tcPr>
          <w:p w14:paraId="53E93C29" w14:textId="77777777" w:rsidR="004B711C" w:rsidRDefault="004B711C" w:rsidP="0067415F">
            <w:pPr>
              <w:widowControl/>
              <w:autoSpaceDE/>
              <w:autoSpaceDN/>
              <w:jc w:val="center"/>
              <w:rPr>
                <w:b/>
                <w:bCs/>
                <w:color w:val="000000"/>
              </w:rPr>
            </w:pPr>
            <w:r w:rsidRPr="003E6662">
              <w:rPr>
                <w:b/>
                <w:bCs/>
                <w:color w:val="000000"/>
              </w:rPr>
              <w:t>Com</w:t>
            </w:r>
            <w:r w:rsidR="003E6662" w:rsidRPr="003E6662">
              <w:rPr>
                <w:b/>
                <w:bCs/>
                <w:color w:val="000000"/>
              </w:rPr>
              <w:t>pliance</w:t>
            </w:r>
          </w:p>
          <w:p w14:paraId="1D8FF4EB" w14:textId="1D48BC47" w:rsidR="00502658" w:rsidRPr="003E6662" w:rsidRDefault="00502658" w:rsidP="0067415F">
            <w:pPr>
              <w:widowControl/>
              <w:autoSpaceDE/>
              <w:autoSpaceDN/>
              <w:jc w:val="center"/>
              <w:rPr>
                <w:b/>
                <w:bCs/>
                <w:color w:val="000000"/>
              </w:rPr>
            </w:pPr>
            <w:r>
              <w:rPr>
                <w:b/>
                <w:bCs/>
                <w:color w:val="000000"/>
              </w:rPr>
              <w:t>**</w:t>
            </w:r>
          </w:p>
        </w:tc>
      </w:tr>
      <w:tr w:rsidR="00166C98" w:rsidRPr="00901E28" w14:paraId="5FEE50C2" w14:textId="77777777" w:rsidTr="009F4FD6">
        <w:trPr>
          <w:trHeight w:val="576"/>
        </w:trPr>
        <w:tc>
          <w:tcPr>
            <w:tcW w:w="715" w:type="dxa"/>
            <w:shd w:val="clear" w:color="auto" w:fill="E8E8E8" w:themeFill="background2"/>
            <w:noWrap/>
            <w:hideMark/>
          </w:tcPr>
          <w:p w14:paraId="2444CC6F" w14:textId="4694B011" w:rsidR="00166C98" w:rsidRPr="00B353B0" w:rsidRDefault="00166C98" w:rsidP="00166C98">
            <w:pPr>
              <w:widowControl/>
              <w:autoSpaceDE/>
              <w:autoSpaceDN/>
              <w:jc w:val="center"/>
              <w:rPr>
                <w:sz w:val="24"/>
                <w:szCs w:val="24"/>
              </w:rPr>
            </w:pPr>
            <w:r w:rsidRPr="00B353B0">
              <w:t>1</w:t>
            </w:r>
          </w:p>
        </w:tc>
        <w:tc>
          <w:tcPr>
            <w:tcW w:w="1800" w:type="dxa"/>
          </w:tcPr>
          <w:p w14:paraId="7E637F22" w14:textId="59DA56F9" w:rsidR="00166C98" w:rsidRPr="00901E28" w:rsidRDefault="004F1080" w:rsidP="00166C98">
            <w:pPr>
              <w:widowControl/>
              <w:autoSpaceDE/>
              <w:autoSpaceDN/>
              <w:jc w:val="center"/>
              <w:rPr>
                <w:color w:val="000000"/>
                <w:sz w:val="24"/>
                <w:szCs w:val="24"/>
              </w:rPr>
            </w:pPr>
            <w:r>
              <w:rPr>
                <w:color w:val="000000"/>
                <w:sz w:val="24"/>
                <w:szCs w:val="24"/>
              </w:rPr>
              <w:t>Weight</w:t>
            </w:r>
          </w:p>
        </w:tc>
        <w:tc>
          <w:tcPr>
            <w:tcW w:w="2250" w:type="dxa"/>
          </w:tcPr>
          <w:p w14:paraId="4A114020" w14:textId="24F875D5" w:rsidR="00166C98" w:rsidRPr="00901E28" w:rsidRDefault="00E915C1" w:rsidP="00166C98">
            <w:pPr>
              <w:widowControl/>
              <w:autoSpaceDE/>
              <w:autoSpaceDN/>
              <w:jc w:val="center"/>
              <w:rPr>
                <w:color w:val="000000"/>
                <w:sz w:val="24"/>
                <w:szCs w:val="24"/>
              </w:rPr>
            </w:pPr>
            <w:r>
              <w:rPr>
                <w:color w:val="000000"/>
                <w:sz w:val="24"/>
                <w:szCs w:val="24"/>
              </w:rPr>
              <w:t>Verify with SolidWorks models and scales during build</w:t>
            </w:r>
            <w:r w:rsidR="000926AE">
              <w:rPr>
                <w:color w:val="000000"/>
                <w:sz w:val="24"/>
                <w:szCs w:val="24"/>
              </w:rPr>
              <w:t>.</w:t>
            </w:r>
          </w:p>
        </w:tc>
        <w:tc>
          <w:tcPr>
            <w:tcW w:w="1350" w:type="dxa"/>
          </w:tcPr>
          <w:p w14:paraId="12D5E05F" w14:textId="389BE4A8" w:rsidR="00166C98" w:rsidRPr="00901E28" w:rsidRDefault="009B6960" w:rsidP="00166C98">
            <w:pPr>
              <w:widowControl/>
              <w:autoSpaceDE/>
              <w:autoSpaceDN/>
              <w:jc w:val="center"/>
              <w:rPr>
                <w:color w:val="000000"/>
                <w:sz w:val="24"/>
                <w:szCs w:val="24"/>
              </w:rPr>
            </w:pPr>
            <w:r>
              <w:rPr>
                <w:color w:val="000000"/>
                <w:sz w:val="24"/>
                <w:szCs w:val="24"/>
              </w:rPr>
              <w:t>2</w:t>
            </w:r>
            <w:r w:rsidR="000926AE">
              <w:rPr>
                <w:color w:val="000000"/>
                <w:sz w:val="24"/>
                <w:szCs w:val="24"/>
              </w:rPr>
              <w:t xml:space="preserve">5 </w:t>
            </w:r>
            <w:proofErr w:type="spellStart"/>
            <w:r w:rsidR="000926AE">
              <w:rPr>
                <w:color w:val="000000"/>
                <w:sz w:val="24"/>
                <w:szCs w:val="24"/>
              </w:rPr>
              <w:t>lbs</w:t>
            </w:r>
            <w:proofErr w:type="spellEnd"/>
          </w:p>
        </w:tc>
        <w:tc>
          <w:tcPr>
            <w:tcW w:w="1170" w:type="dxa"/>
          </w:tcPr>
          <w:p w14:paraId="320D60B3" w14:textId="3A29F467" w:rsidR="00166C98" w:rsidRPr="00901E28" w:rsidRDefault="000926AE" w:rsidP="00166C98">
            <w:pPr>
              <w:widowControl/>
              <w:autoSpaceDE/>
              <w:autoSpaceDN/>
              <w:jc w:val="center"/>
              <w:rPr>
                <w:color w:val="000000"/>
                <w:sz w:val="24"/>
                <w:szCs w:val="24"/>
              </w:rPr>
            </w:pPr>
            <w:r>
              <w:rPr>
                <w:color w:val="000000"/>
                <w:sz w:val="24"/>
                <w:szCs w:val="24"/>
              </w:rPr>
              <w:t>Max</w:t>
            </w:r>
          </w:p>
        </w:tc>
        <w:tc>
          <w:tcPr>
            <w:tcW w:w="720" w:type="dxa"/>
          </w:tcPr>
          <w:p w14:paraId="464371BE" w14:textId="7C7D146D" w:rsidR="00166C98" w:rsidRPr="00901E28" w:rsidRDefault="00403D40" w:rsidP="00166C98">
            <w:pPr>
              <w:widowControl/>
              <w:autoSpaceDE/>
              <w:autoSpaceDN/>
              <w:jc w:val="center"/>
              <w:rPr>
                <w:color w:val="000000"/>
                <w:sz w:val="24"/>
                <w:szCs w:val="24"/>
              </w:rPr>
            </w:pPr>
            <w:r>
              <w:rPr>
                <w:color w:val="000000"/>
                <w:sz w:val="24"/>
                <w:szCs w:val="24"/>
              </w:rPr>
              <w:t>H</w:t>
            </w:r>
          </w:p>
        </w:tc>
        <w:tc>
          <w:tcPr>
            <w:tcW w:w="1345" w:type="dxa"/>
          </w:tcPr>
          <w:p w14:paraId="246F6123" w14:textId="2D1F2C3D" w:rsidR="00166C98" w:rsidRPr="00901E28" w:rsidRDefault="00403D40" w:rsidP="00166C98">
            <w:pPr>
              <w:widowControl/>
              <w:autoSpaceDE/>
              <w:autoSpaceDN/>
              <w:jc w:val="center"/>
              <w:rPr>
                <w:color w:val="000000"/>
                <w:sz w:val="24"/>
                <w:szCs w:val="24"/>
              </w:rPr>
            </w:pPr>
            <w:r>
              <w:rPr>
                <w:color w:val="000000"/>
                <w:sz w:val="24"/>
                <w:szCs w:val="24"/>
              </w:rPr>
              <w:t>A, I</w:t>
            </w:r>
          </w:p>
        </w:tc>
      </w:tr>
      <w:tr w:rsidR="00166C98" w:rsidRPr="00901E28" w14:paraId="10CFC374" w14:textId="77777777" w:rsidTr="009F4FD6">
        <w:trPr>
          <w:trHeight w:val="576"/>
        </w:trPr>
        <w:tc>
          <w:tcPr>
            <w:tcW w:w="715" w:type="dxa"/>
            <w:shd w:val="clear" w:color="auto" w:fill="E8E8E8" w:themeFill="background2"/>
            <w:noWrap/>
            <w:hideMark/>
          </w:tcPr>
          <w:p w14:paraId="549D0289" w14:textId="50A43046" w:rsidR="00166C98" w:rsidRPr="00B353B0" w:rsidRDefault="00166C98" w:rsidP="00166C98">
            <w:pPr>
              <w:widowControl/>
              <w:autoSpaceDE/>
              <w:autoSpaceDN/>
              <w:jc w:val="center"/>
              <w:rPr>
                <w:sz w:val="24"/>
                <w:szCs w:val="24"/>
              </w:rPr>
            </w:pPr>
            <w:r w:rsidRPr="00B353B0">
              <w:t>2</w:t>
            </w:r>
          </w:p>
        </w:tc>
        <w:tc>
          <w:tcPr>
            <w:tcW w:w="1800" w:type="dxa"/>
          </w:tcPr>
          <w:p w14:paraId="2677165E" w14:textId="2AB8D769" w:rsidR="00166C98" w:rsidRPr="00901E28" w:rsidRDefault="004F1080" w:rsidP="00166C98">
            <w:pPr>
              <w:widowControl/>
              <w:autoSpaceDE/>
              <w:autoSpaceDN/>
              <w:jc w:val="center"/>
              <w:rPr>
                <w:color w:val="000000"/>
                <w:sz w:val="24"/>
                <w:szCs w:val="24"/>
              </w:rPr>
            </w:pPr>
            <w:r>
              <w:rPr>
                <w:color w:val="000000"/>
                <w:sz w:val="24"/>
                <w:szCs w:val="24"/>
              </w:rPr>
              <w:t>Cost</w:t>
            </w:r>
          </w:p>
        </w:tc>
        <w:tc>
          <w:tcPr>
            <w:tcW w:w="2250" w:type="dxa"/>
          </w:tcPr>
          <w:p w14:paraId="41A1CA66" w14:textId="7E3C64DB" w:rsidR="00166C98" w:rsidRPr="00901E28" w:rsidRDefault="00403D40" w:rsidP="00166C98">
            <w:pPr>
              <w:widowControl/>
              <w:autoSpaceDE/>
              <w:autoSpaceDN/>
              <w:jc w:val="center"/>
              <w:rPr>
                <w:color w:val="000000"/>
                <w:sz w:val="24"/>
                <w:szCs w:val="24"/>
              </w:rPr>
            </w:pPr>
            <w:r>
              <w:rPr>
                <w:color w:val="000000"/>
                <w:sz w:val="24"/>
                <w:szCs w:val="24"/>
              </w:rPr>
              <w:t>Verify with budget allocation tracked in Excel.</w:t>
            </w:r>
          </w:p>
        </w:tc>
        <w:tc>
          <w:tcPr>
            <w:tcW w:w="1350" w:type="dxa"/>
          </w:tcPr>
          <w:p w14:paraId="76DE7202" w14:textId="5633A3F7" w:rsidR="00166C98" w:rsidRPr="00901E28" w:rsidRDefault="0067415F" w:rsidP="00166C98">
            <w:pPr>
              <w:widowControl/>
              <w:autoSpaceDE/>
              <w:autoSpaceDN/>
              <w:jc w:val="center"/>
              <w:rPr>
                <w:color w:val="000000"/>
                <w:sz w:val="24"/>
                <w:szCs w:val="24"/>
              </w:rPr>
            </w:pPr>
            <w:r>
              <w:rPr>
                <w:color w:val="000000"/>
                <w:sz w:val="24"/>
                <w:szCs w:val="24"/>
              </w:rPr>
              <w:t>$5000</w:t>
            </w:r>
          </w:p>
        </w:tc>
        <w:tc>
          <w:tcPr>
            <w:tcW w:w="1170" w:type="dxa"/>
          </w:tcPr>
          <w:p w14:paraId="4EC8B774" w14:textId="47243192" w:rsidR="00166C98" w:rsidRPr="00901E28" w:rsidRDefault="0067415F" w:rsidP="00166C98">
            <w:pPr>
              <w:widowControl/>
              <w:autoSpaceDE/>
              <w:autoSpaceDN/>
              <w:jc w:val="center"/>
              <w:rPr>
                <w:color w:val="000000"/>
                <w:sz w:val="24"/>
                <w:szCs w:val="24"/>
              </w:rPr>
            </w:pPr>
            <w:r>
              <w:rPr>
                <w:color w:val="000000"/>
                <w:sz w:val="24"/>
                <w:szCs w:val="24"/>
              </w:rPr>
              <w:t>Max</w:t>
            </w:r>
          </w:p>
        </w:tc>
        <w:tc>
          <w:tcPr>
            <w:tcW w:w="720" w:type="dxa"/>
          </w:tcPr>
          <w:p w14:paraId="0532B962" w14:textId="647196B7" w:rsidR="00166C98" w:rsidRPr="00901E28" w:rsidRDefault="0067415F" w:rsidP="00166C98">
            <w:pPr>
              <w:widowControl/>
              <w:autoSpaceDE/>
              <w:autoSpaceDN/>
              <w:jc w:val="center"/>
              <w:rPr>
                <w:color w:val="000000"/>
                <w:sz w:val="24"/>
                <w:szCs w:val="24"/>
              </w:rPr>
            </w:pPr>
            <w:r>
              <w:rPr>
                <w:color w:val="000000"/>
                <w:sz w:val="24"/>
                <w:szCs w:val="24"/>
              </w:rPr>
              <w:t>L</w:t>
            </w:r>
          </w:p>
        </w:tc>
        <w:tc>
          <w:tcPr>
            <w:tcW w:w="1345" w:type="dxa"/>
          </w:tcPr>
          <w:p w14:paraId="05FE88B9" w14:textId="24C8D5D6" w:rsidR="00166C98" w:rsidRPr="00901E28" w:rsidRDefault="000B48FC" w:rsidP="00166C98">
            <w:pPr>
              <w:widowControl/>
              <w:autoSpaceDE/>
              <w:autoSpaceDN/>
              <w:jc w:val="center"/>
              <w:rPr>
                <w:color w:val="000000"/>
                <w:sz w:val="24"/>
                <w:szCs w:val="24"/>
              </w:rPr>
            </w:pPr>
            <w:r>
              <w:rPr>
                <w:color w:val="000000"/>
                <w:sz w:val="24"/>
                <w:szCs w:val="24"/>
              </w:rPr>
              <w:t>A</w:t>
            </w:r>
          </w:p>
        </w:tc>
      </w:tr>
      <w:tr w:rsidR="00166C98" w:rsidRPr="00901E28" w14:paraId="27D5755C" w14:textId="77777777" w:rsidTr="009F4FD6">
        <w:trPr>
          <w:trHeight w:val="864"/>
        </w:trPr>
        <w:tc>
          <w:tcPr>
            <w:tcW w:w="715" w:type="dxa"/>
            <w:shd w:val="clear" w:color="auto" w:fill="E8E8E8" w:themeFill="background2"/>
            <w:noWrap/>
            <w:hideMark/>
          </w:tcPr>
          <w:p w14:paraId="0D89ECFF" w14:textId="546E8EF5" w:rsidR="00166C98" w:rsidRPr="00B353B0" w:rsidRDefault="00166C98" w:rsidP="00166C98">
            <w:pPr>
              <w:widowControl/>
              <w:autoSpaceDE/>
              <w:autoSpaceDN/>
              <w:jc w:val="center"/>
              <w:rPr>
                <w:sz w:val="24"/>
                <w:szCs w:val="24"/>
              </w:rPr>
            </w:pPr>
            <w:r w:rsidRPr="00B353B0">
              <w:t>3</w:t>
            </w:r>
          </w:p>
        </w:tc>
        <w:tc>
          <w:tcPr>
            <w:tcW w:w="1800" w:type="dxa"/>
          </w:tcPr>
          <w:p w14:paraId="7F559A6C" w14:textId="39924245" w:rsidR="00166C98" w:rsidRPr="00901E28" w:rsidRDefault="004F1080" w:rsidP="00166C98">
            <w:pPr>
              <w:widowControl/>
              <w:autoSpaceDE/>
              <w:autoSpaceDN/>
              <w:jc w:val="center"/>
              <w:rPr>
                <w:color w:val="000000"/>
                <w:sz w:val="24"/>
                <w:szCs w:val="24"/>
              </w:rPr>
            </w:pPr>
            <w:r>
              <w:rPr>
                <w:color w:val="000000"/>
                <w:sz w:val="24"/>
                <w:szCs w:val="24"/>
              </w:rPr>
              <w:t>Dimensions</w:t>
            </w:r>
          </w:p>
        </w:tc>
        <w:tc>
          <w:tcPr>
            <w:tcW w:w="2250" w:type="dxa"/>
          </w:tcPr>
          <w:p w14:paraId="12120C63" w14:textId="7DDBEF90" w:rsidR="00166C98" w:rsidRPr="00901E28" w:rsidRDefault="00EA6F0B" w:rsidP="00166C98">
            <w:pPr>
              <w:widowControl/>
              <w:autoSpaceDE/>
              <w:autoSpaceDN/>
              <w:jc w:val="center"/>
              <w:rPr>
                <w:color w:val="000000"/>
                <w:sz w:val="24"/>
                <w:szCs w:val="24"/>
              </w:rPr>
            </w:pPr>
            <w:r>
              <w:rPr>
                <w:color w:val="000000"/>
                <w:sz w:val="24"/>
                <w:szCs w:val="24"/>
              </w:rPr>
              <w:t>Verify with SolidWorks models</w:t>
            </w:r>
            <w:r w:rsidR="00CF015C">
              <w:rPr>
                <w:color w:val="000000"/>
                <w:sz w:val="24"/>
                <w:szCs w:val="24"/>
              </w:rPr>
              <w:t xml:space="preserve"> and hand measurements during build.</w:t>
            </w:r>
          </w:p>
        </w:tc>
        <w:tc>
          <w:tcPr>
            <w:tcW w:w="1350" w:type="dxa"/>
          </w:tcPr>
          <w:p w14:paraId="5971DBD9" w14:textId="51ACB223" w:rsidR="00166C98" w:rsidRPr="00901E28" w:rsidRDefault="00984B3C" w:rsidP="00166C98">
            <w:pPr>
              <w:widowControl/>
              <w:autoSpaceDE/>
              <w:autoSpaceDN/>
              <w:jc w:val="center"/>
              <w:rPr>
                <w:color w:val="000000"/>
                <w:sz w:val="24"/>
                <w:szCs w:val="24"/>
              </w:rPr>
            </w:pPr>
            <w:r>
              <w:rPr>
                <w:color w:val="000000"/>
                <w:sz w:val="24"/>
                <w:szCs w:val="24"/>
              </w:rPr>
              <w:t>3</w:t>
            </w:r>
            <w:r w:rsidR="003F5637">
              <w:rPr>
                <w:color w:val="000000"/>
                <w:sz w:val="24"/>
                <w:szCs w:val="24"/>
              </w:rPr>
              <w:t xml:space="preserve"> </w:t>
            </w:r>
            <w:r w:rsidR="00CF015C">
              <w:rPr>
                <w:color w:val="000000"/>
                <w:sz w:val="24"/>
                <w:szCs w:val="24"/>
              </w:rPr>
              <w:t>x</w:t>
            </w:r>
            <w:r w:rsidR="003F5637">
              <w:rPr>
                <w:color w:val="000000"/>
                <w:sz w:val="24"/>
                <w:szCs w:val="24"/>
              </w:rPr>
              <w:t xml:space="preserve"> </w:t>
            </w:r>
            <w:r>
              <w:rPr>
                <w:color w:val="000000"/>
                <w:sz w:val="24"/>
                <w:szCs w:val="24"/>
              </w:rPr>
              <w:t>3</w:t>
            </w:r>
            <w:r w:rsidR="00CF015C">
              <w:rPr>
                <w:color w:val="000000"/>
                <w:sz w:val="24"/>
                <w:szCs w:val="24"/>
              </w:rPr>
              <w:t xml:space="preserve"> </w:t>
            </w:r>
            <w:r w:rsidR="00380BAB">
              <w:rPr>
                <w:color w:val="000000"/>
                <w:sz w:val="24"/>
                <w:szCs w:val="24"/>
              </w:rPr>
              <w:t>ft</w:t>
            </w:r>
          </w:p>
        </w:tc>
        <w:tc>
          <w:tcPr>
            <w:tcW w:w="1170" w:type="dxa"/>
          </w:tcPr>
          <w:p w14:paraId="000C0248" w14:textId="1684BB3D" w:rsidR="00166C98" w:rsidRPr="00901E28" w:rsidRDefault="00CF015C" w:rsidP="00166C98">
            <w:pPr>
              <w:widowControl/>
              <w:autoSpaceDE/>
              <w:autoSpaceDN/>
              <w:jc w:val="center"/>
              <w:rPr>
                <w:color w:val="000000"/>
                <w:sz w:val="24"/>
                <w:szCs w:val="24"/>
              </w:rPr>
            </w:pPr>
            <w:r>
              <w:rPr>
                <w:color w:val="000000"/>
                <w:sz w:val="24"/>
                <w:szCs w:val="24"/>
              </w:rPr>
              <w:t>Max</w:t>
            </w:r>
          </w:p>
        </w:tc>
        <w:tc>
          <w:tcPr>
            <w:tcW w:w="720" w:type="dxa"/>
          </w:tcPr>
          <w:p w14:paraId="67C02D97" w14:textId="1BCB6D72" w:rsidR="00166C98" w:rsidRPr="00901E28" w:rsidRDefault="00E15BA9" w:rsidP="00166C98">
            <w:pPr>
              <w:widowControl/>
              <w:autoSpaceDE/>
              <w:autoSpaceDN/>
              <w:jc w:val="center"/>
              <w:rPr>
                <w:color w:val="000000"/>
                <w:sz w:val="24"/>
                <w:szCs w:val="24"/>
              </w:rPr>
            </w:pPr>
            <w:r>
              <w:rPr>
                <w:color w:val="000000"/>
                <w:sz w:val="24"/>
                <w:szCs w:val="24"/>
              </w:rPr>
              <w:t>H</w:t>
            </w:r>
          </w:p>
        </w:tc>
        <w:tc>
          <w:tcPr>
            <w:tcW w:w="1345" w:type="dxa"/>
          </w:tcPr>
          <w:p w14:paraId="52A1E4DB" w14:textId="2F78968C" w:rsidR="00166C98" w:rsidRPr="00901E28" w:rsidRDefault="00CF015C" w:rsidP="00166C98">
            <w:pPr>
              <w:widowControl/>
              <w:autoSpaceDE/>
              <w:autoSpaceDN/>
              <w:jc w:val="center"/>
              <w:rPr>
                <w:color w:val="000000"/>
                <w:sz w:val="24"/>
                <w:szCs w:val="24"/>
              </w:rPr>
            </w:pPr>
            <w:r>
              <w:rPr>
                <w:color w:val="000000"/>
                <w:sz w:val="24"/>
                <w:szCs w:val="24"/>
              </w:rPr>
              <w:t>A</w:t>
            </w:r>
            <w:r w:rsidR="000B48FC">
              <w:rPr>
                <w:color w:val="000000"/>
                <w:sz w:val="24"/>
                <w:szCs w:val="24"/>
              </w:rPr>
              <w:t>, I</w:t>
            </w:r>
          </w:p>
        </w:tc>
      </w:tr>
      <w:tr w:rsidR="00166C98" w:rsidRPr="00901E28" w14:paraId="05EFFADF" w14:textId="77777777" w:rsidTr="009F4FD6">
        <w:trPr>
          <w:trHeight w:val="1152"/>
        </w:trPr>
        <w:tc>
          <w:tcPr>
            <w:tcW w:w="715" w:type="dxa"/>
            <w:shd w:val="clear" w:color="auto" w:fill="E8E8E8" w:themeFill="background2"/>
            <w:noWrap/>
            <w:hideMark/>
          </w:tcPr>
          <w:p w14:paraId="43040F0E" w14:textId="64A8CB8C" w:rsidR="00166C98" w:rsidRPr="00B353B0" w:rsidRDefault="00166C98" w:rsidP="00166C98">
            <w:pPr>
              <w:widowControl/>
              <w:autoSpaceDE/>
              <w:autoSpaceDN/>
              <w:jc w:val="center"/>
              <w:rPr>
                <w:sz w:val="24"/>
                <w:szCs w:val="24"/>
              </w:rPr>
            </w:pPr>
            <w:r w:rsidRPr="00B353B0">
              <w:t>4</w:t>
            </w:r>
          </w:p>
        </w:tc>
        <w:tc>
          <w:tcPr>
            <w:tcW w:w="1800" w:type="dxa"/>
          </w:tcPr>
          <w:p w14:paraId="0DC2749D" w14:textId="182E6FE9" w:rsidR="00166C98" w:rsidRPr="00901E28" w:rsidRDefault="004F1080" w:rsidP="00166C98">
            <w:pPr>
              <w:widowControl/>
              <w:autoSpaceDE/>
              <w:autoSpaceDN/>
              <w:jc w:val="center"/>
              <w:rPr>
                <w:color w:val="000000"/>
                <w:sz w:val="24"/>
                <w:szCs w:val="24"/>
              </w:rPr>
            </w:pPr>
            <w:r>
              <w:rPr>
                <w:color w:val="000000"/>
                <w:sz w:val="24"/>
                <w:szCs w:val="24"/>
              </w:rPr>
              <w:t>Autonomy</w:t>
            </w:r>
          </w:p>
        </w:tc>
        <w:tc>
          <w:tcPr>
            <w:tcW w:w="2250" w:type="dxa"/>
          </w:tcPr>
          <w:p w14:paraId="78006D6B" w14:textId="53527992" w:rsidR="00166C98" w:rsidRPr="00901E28" w:rsidRDefault="000B48FC" w:rsidP="00166C98">
            <w:pPr>
              <w:widowControl/>
              <w:autoSpaceDE/>
              <w:autoSpaceDN/>
              <w:jc w:val="center"/>
              <w:rPr>
                <w:color w:val="000000"/>
                <w:sz w:val="24"/>
                <w:szCs w:val="24"/>
              </w:rPr>
            </w:pPr>
            <w:r>
              <w:rPr>
                <w:color w:val="000000"/>
                <w:sz w:val="24"/>
                <w:szCs w:val="24"/>
              </w:rPr>
              <w:t xml:space="preserve">Test </w:t>
            </w:r>
            <w:r w:rsidR="00384141">
              <w:rPr>
                <w:color w:val="000000"/>
                <w:sz w:val="24"/>
                <w:szCs w:val="24"/>
              </w:rPr>
              <w:t xml:space="preserve">the </w:t>
            </w:r>
            <w:r>
              <w:rPr>
                <w:color w:val="000000"/>
                <w:sz w:val="24"/>
                <w:szCs w:val="24"/>
              </w:rPr>
              <w:t xml:space="preserve">ability to complete tasks without manual input once given </w:t>
            </w:r>
            <w:r w:rsidR="002B67D3">
              <w:rPr>
                <w:color w:val="000000"/>
                <w:sz w:val="24"/>
                <w:szCs w:val="24"/>
              </w:rPr>
              <w:t xml:space="preserve">an </w:t>
            </w:r>
            <w:r>
              <w:rPr>
                <w:color w:val="000000"/>
                <w:sz w:val="24"/>
                <w:szCs w:val="24"/>
              </w:rPr>
              <w:t xml:space="preserve">order. </w:t>
            </w:r>
          </w:p>
        </w:tc>
        <w:tc>
          <w:tcPr>
            <w:tcW w:w="1350" w:type="dxa"/>
          </w:tcPr>
          <w:p w14:paraId="43729F87" w14:textId="23A205C3" w:rsidR="00166C98" w:rsidRPr="00901E28" w:rsidRDefault="002B67D3" w:rsidP="00166C98">
            <w:pPr>
              <w:widowControl/>
              <w:autoSpaceDE/>
              <w:autoSpaceDN/>
              <w:jc w:val="center"/>
              <w:rPr>
                <w:color w:val="000000"/>
                <w:sz w:val="24"/>
                <w:szCs w:val="24"/>
              </w:rPr>
            </w:pPr>
            <w:r>
              <w:rPr>
                <w:color w:val="000000"/>
                <w:sz w:val="24"/>
                <w:szCs w:val="24"/>
              </w:rPr>
              <w:t>Pass</w:t>
            </w:r>
          </w:p>
        </w:tc>
        <w:tc>
          <w:tcPr>
            <w:tcW w:w="1170" w:type="dxa"/>
          </w:tcPr>
          <w:p w14:paraId="1F5EC90C" w14:textId="09D654E9" w:rsidR="00166C98" w:rsidRPr="00901E28" w:rsidRDefault="002B67D3" w:rsidP="00166C98">
            <w:pPr>
              <w:widowControl/>
              <w:autoSpaceDE/>
              <w:autoSpaceDN/>
              <w:jc w:val="center"/>
              <w:rPr>
                <w:color w:val="000000"/>
                <w:sz w:val="24"/>
                <w:szCs w:val="24"/>
              </w:rPr>
            </w:pPr>
            <w:r>
              <w:rPr>
                <w:color w:val="000000"/>
                <w:sz w:val="24"/>
                <w:szCs w:val="24"/>
              </w:rPr>
              <w:t>Go</w:t>
            </w:r>
          </w:p>
        </w:tc>
        <w:tc>
          <w:tcPr>
            <w:tcW w:w="720" w:type="dxa"/>
          </w:tcPr>
          <w:p w14:paraId="1253A462" w14:textId="66325E11" w:rsidR="00166C98" w:rsidRPr="00901E28" w:rsidRDefault="00E15BA9" w:rsidP="00166C98">
            <w:pPr>
              <w:widowControl/>
              <w:autoSpaceDE/>
              <w:autoSpaceDN/>
              <w:jc w:val="center"/>
              <w:rPr>
                <w:color w:val="000000"/>
                <w:sz w:val="24"/>
                <w:szCs w:val="24"/>
              </w:rPr>
            </w:pPr>
            <w:r>
              <w:rPr>
                <w:color w:val="000000"/>
                <w:sz w:val="24"/>
                <w:szCs w:val="24"/>
              </w:rPr>
              <w:t>H</w:t>
            </w:r>
          </w:p>
        </w:tc>
        <w:tc>
          <w:tcPr>
            <w:tcW w:w="1345" w:type="dxa"/>
          </w:tcPr>
          <w:p w14:paraId="2DD600F8" w14:textId="2C13E970" w:rsidR="00166C98" w:rsidRPr="00901E28" w:rsidRDefault="00550617" w:rsidP="00166C98">
            <w:pPr>
              <w:widowControl/>
              <w:autoSpaceDE/>
              <w:autoSpaceDN/>
              <w:jc w:val="center"/>
              <w:rPr>
                <w:color w:val="000000"/>
                <w:sz w:val="24"/>
                <w:szCs w:val="24"/>
              </w:rPr>
            </w:pPr>
            <w:r>
              <w:rPr>
                <w:color w:val="000000"/>
                <w:sz w:val="24"/>
                <w:szCs w:val="24"/>
              </w:rPr>
              <w:t>T</w:t>
            </w:r>
          </w:p>
        </w:tc>
      </w:tr>
      <w:tr w:rsidR="006F26A7" w:rsidRPr="00901E28" w14:paraId="4B4908D1" w14:textId="77777777" w:rsidTr="009F4FD6">
        <w:trPr>
          <w:trHeight w:val="1152"/>
        </w:trPr>
        <w:tc>
          <w:tcPr>
            <w:tcW w:w="715" w:type="dxa"/>
            <w:shd w:val="clear" w:color="auto" w:fill="E8E8E8" w:themeFill="background2"/>
            <w:noWrap/>
            <w:vAlign w:val="center"/>
          </w:tcPr>
          <w:p w14:paraId="4E28BD99" w14:textId="2D40A63E" w:rsidR="006F26A7" w:rsidRPr="00B353B0" w:rsidRDefault="006F26A7" w:rsidP="00250FAF">
            <w:pPr>
              <w:widowControl/>
              <w:autoSpaceDE/>
              <w:autoSpaceDN/>
              <w:jc w:val="center"/>
            </w:pPr>
            <w:r>
              <w:t>5</w:t>
            </w:r>
          </w:p>
        </w:tc>
        <w:tc>
          <w:tcPr>
            <w:tcW w:w="1800" w:type="dxa"/>
            <w:vAlign w:val="center"/>
          </w:tcPr>
          <w:p w14:paraId="0BFE7359" w14:textId="317A8A66" w:rsidR="006F26A7" w:rsidRDefault="00C44D45" w:rsidP="00250FAF">
            <w:pPr>
              <w:widowControl/>
              <w:autoSpaceDE/>
              <w:autoSpaceDN/>
              <w:jc w:val="center"/>
              <w:rPr>
                <w:color w:val="000000"/>
                <w:sz w:val="24"/>
                <w:szCs w:val="24"/>
              </w:rPr>
            </w:pPr>
            <w:r w:rsidRPr="2E9D917C">
              <w:rPr>
                <w:color w:val="000000" w:themeColor="text1"/>
                <w:sz w:val="24"/>
                <w:szCs w:val="24"/>
              </w:rPr>
              <w:t>Safe</w:t>
            </w:r>
            <w:r w:rsidR="4CF63734" w:rsidRPr="2E9D917C">
              <w:rPr>
                <w:color w:val="000000" w:themeColor="text1"/>
                <w:sz w:val="24"/>
                <w:szCs w:val="24"/>
              </w:rPr>
              <w:t>ty</w:t>
            </w:r>
          </w:p>
        </w:tc>
        <w:tc>
          <w:tcPr>
            <w:tcW w:w="2250" w:type="dxa"/>
            <w:vAlign w:val="center"/>
          </w:tcPr>
          <w:p w14:paraId="3B9BCBDD" w14:textId="3F74DDBF" w:rsidR="006F26A7" w:rsidRDefault="00384141" w:rsidP="00250FAF">
            <w:pPr>
              <w:widowControl/>
              <w:autoSpaceDE/>
              <w:autoSpaceDN/>
              <w:jc w:val="center"/>
              <w:rPr>
                <w:color w:val="000000"/>
                <w:sz w:val="24"/>
                <w:szCs w:val="24"/>
              </w:rPr>
            </w:pPr>
            <w:r>
              <w:rPr>
                <w:color w:val="000000"/>
                <w:sz w:val="24"/>
                <w:szCs w:val="24"/>
              </w:rPr>
              <w:t>Test the time to stop motion and take over manual control of the UAV</w:t>
            </w:r>
          </w:p>
        </w:tc>
        <w:tc>
          <w:tcPr>
            <w:tcW w:w="1350" w:type="dxa"/>
            <w:vAlign w:val="center"/>
          </w:tcPr>
          <w:p w14:paraId="62E8AF68" w14:textId="75C2FDD7" w:rsidR="006F26A7" w:rsidRDefault="00092956" w:rsidP="00250FAF">
            <w:pPr>
              <w:widowControl/>
              <w:autoSpaceDE/>
              <w:autoSpaceDN/>
              <w:jc w:val="center"/>
              <w:rPr>
                <w:color w:val="000000"/>
                <w:sz w:val="24"/>
                <w:szCs w:val="24"/>
              </w:rPr>
            </w:pPr>
            <w:r>
              <w:rPr>
                <w:color w:val="000000"/>
                <w:sz w:val="24"/>
                <w:szCs w:val="24"/>
              </w:rPr>
              <w:t xml:space="preserve">3 seconds to </w:t>
            </w:r>
            <w:r w:rsidR="004207BA">
              <w:rPr>
                <w:color w:val="000000"/>
                <w:sz w:val="24"/>
                <w:szCs w:val="24"/>
              </w:rPr>
              <w:t>terminate motion</w:t>
            </w:r>
          </w:p>
        </w:tc>
        <w:tc>
          <w:tcPr>
            <w:tcW w:w="1170" w:type="dxa"/>
            <w:vAlign w:val="center"/>
          </w:tcPr>
          <w:p w14:paraId="139E059F" w14:textId="1EEACC3A" w:rsidR="006F26A7" w:rsidRDefault="007D6654" w:rsidP="00250FAF">
            <w:pPr>
              <w:widowControl/>
              <w:autoSpaceDE/>
              <w:autoSpaceDN/>
              <w:jc w:val="center"/>
              <w:rPr>
                <w:color w:val="000000"/>
                <w:sz w:val="24"/>
                <w:szCs w:val="24"/>
              </w:rPr>
            </w:pPr>
            <w:r>
              <w:rPr>
                <w:color w:val="000000"/>
                <w:sz w:val="24"/>
                <w:szCs w:val="24"/>
              </w:rPr>
              <w:t>Max</w:t>
            </w:r>
          </w:p>
        </w:tc>
        <w:tc>
          <w:tcPr>
            <w:tcW w:w="720" w:type="dxa"/>
            <w:vAlign w:val="center"/>
          </w:tcPr>
          <w:p w14:paraId="304A5A43" w14:textId="5F5256E1" w:rsidR="006F26A7" w:rsidRDefault="00384141" w:rsidP="00250FAF">
            <w:pPr>
              <w:widowControl/>
              <w:autoSpaceDE/>
              <w:autoSpaceDN/>
              <w:jc w:val="center"/>
              <w:rPr>
                <w:color w:val="000000"/>
                <w:sz w:val="24"/>
                <w:szCs w:val="24"/>
              </w:rPr>
            </w:pPr>
            <w:r>
              <w:rPr>
                <w:color w:val="000000"/>
                <w:sz w:val="24"/>
                <w:szCs w:val="24"/>
              </w:rPr>
              <w:t>M</w:t>
            </w:r>
          </w:p>
        </w:tc>
        <w:tc>
          <w:tcPr>
            <w:tcW w:w="1345" w:type="dxa"/>
            <w:vAlign w:val="center"/>
          </w:tcPr>
          <w:p w14:paraId="2F758A57" w14:textId="74DBD92A" w:rsidR="006F26A7" w:rsidRDefault="00384141" w:rsidP="00250FAF">
            <w:pPr>
              <w:widowControl/>
              <w:autoSpaceDE/>
              <w:autoSpaceDN/>
              <w:jc w:val="center"/>
              <w:rPr>
                <w:color w:val="000000"/>
                <w:sz w:val="24"/>
                <w:szCs w:val="24"/>
              </w:rPr>
            </w:pPr>
            <w:r>
              <w:rPr>
                <w:color w:val="000000"/>
                <w:sz w:val="24"/>
                <w:szCs w:val="24"/>
              </w:rPr>
              <w:t>T</w:t>
            </w:r>
          </w:p>
        </w:tc>
      </w:tr>
      <w:tr w:rsidR="00250FAF" w:rsidRPr="00901E28" w14:paraId="752CFBE8" w14:textId="77777777" w:rsidTr="009F4FD6">
        <w:trPr>
          <w:trHeight w:val="1152"/>
        </w:trPr>
        <w:tc>
          <w:tcPr>
            <w:tcW w:w="715" w:type="dxa"/>
            <w:shd w:val="clear" w:color="auto" w:fill="E8E8E8" w:themeFill="background2"/>
            <w:noWrap/>
            <w:vAlign w:val="center"/>
          </w:tcPr>
          <w:p w14:paraId="464E52E9" w14:textId="566C9B5D" w:rsidR="00250FAF" w:rsidRPr="00B353B0" w:rsidRDefault="006F26A7" w:rsidP="00250FAF">
            <w:pPr>
              <w:widowControl/>
              <w:autoSpaceDE/>
              <w:autoSpaceDN/>
              <w:jc w:val="center"/>
            </w:pPr>
            <w:r>
              <w:t>6</w:t>
            </w:r>
          </w:p>
        </w:tc>
        <w:tc>
          <w:tcPr>
            <w:tcW w:w="1800" w:type="dxa"/>
            <w:vAlign w:val="center"/>
          </w:tcPr>
          <w:p w14:paraId="45CF9DD8" w14:textId="2CDB5321" w:rsidR="00250FAF" w:rsidRPr="00901E28" w:rsidRDefault="004F1080" w:rsidP="00250FAF">
            <w:pPr>
              <w:widowControl/>
              <w:autoSpaceDE/>
              <w:autoSpaceDN/>
              <w:jc w:val="center"/>
              <w:rPr>
                <w:color w:val="000000"/>
                <w:sz w:val="24"/>
                <w:szCs w:val="24"/>
              </w:rPr>
            </w:pPr>
            <w:r>
              <w:rPr>
                <w:color w:val="000000"/>
                <w:sz w:val="24"/>
                <w:szCs w:val="24"/>
              </w:rPr>
              <w:t>Target ID</w:t>
            </w:r>
          </w:p>
        </w:tc>
        <w:tc>
          <w:tcPr>
            <w:tcW w:w="2250" w:type="dxa"/>
            <w:vAlign w:val="center"/>
          </w:tcPr>
          <w:p w14:paraId="48E74235" w14:textId="5BEA3414" w:rsidR="00250FAF" w:rsidRPr="00901E28" w:rsidRDefault="002B67D3" w:rsidP="00250FAF">
            <w:pPr>
              <w:widowControl/>
              <w:autoSpaceDE/>
              <w:autoSpaceDN/>
              <w:jc w:val="center"/>
              <w:rPr>
                <w:color w:val="000000"/>
                <w:sz w:val="24"/>
                <w:szCs w:val="24"/>
              </w:rPr>
            </w:pPr>
            <w:r>
              <w:rPr>
                <w:color w:val="000000"/>
                <w:sz w:val="24"/>
                <w:szCs w:val="24"/>
              </w:rPr>
              <w:t xml:space="preserve">Test </w:t>
            </w:r>
            <w:r w:rsidR="00384141">
              <w:rPr>
                <w:color w:val="000000"/>
                <w:sz w:val="24"/>
                <w:szCs w:val="24"/>
              </w:rPr>
              <w:t xml:space="preserve">the </w:t>
            </w:r>
            <w:r>
              <w:rPr>
                <w:color w:val="000000"/>
                <w:sz w:val="24"/>
                <w:szCs w:val="24"/>
              </w:rPr>
              <w:t xml:space="preserve">ability to complete tasks without manual input once given an order. </w:t>
            </w:r>
          </w:p>
        </w:tc>
        <w:tc>
          <w:tcPr>
            <w:tcW w:w="1350" w:type="dxa"/>
            <w:vAlign w:val="center"/>
          </w:tcPr>
          <w:p w14:paraId="6AE3C3D1" w14:textId="05808CE1" w:rsidR="00250FAF" w:rsidRPr="00901E28" w:rsidRDefault="002B67D3" w:rsidP="00250FAF">
            <w:pPr>
              <w:widowControl/>
              <w:autoSpaceDE/>
              <w:autoSpaceDN/>
              <w:jc w:val="center"/>
              <w:rPr>
                <w:color w:val="000000"/>
                <w:sz w:val="24"/>
                <w:szCs w:val="24"/>
              </w:rPr>
            </w:pPr>
            <w:r>
              <w:rPr>
                <w:color w:val="000000"/>
                <w:sz w:val="24"/>
                <w:szCs w:val="24"/>
              </w:rPr>
              <w:t>Pass</w:t>
            </w:r>
          </w:p>
        </w:tc>
        <w:tc>
          <w:tcPr>
            <w:tcW w:w="1170" w:type="dxa"/>
            <w:vAlign w:val="center"/>
          </w:tcPr>
          <w:p w14:paraId="3EDC1D97" w14:textId="0DA5C8C5" w:rsidR="00250FAF" w:rsidRPr="00901E28" w:rsidRDefault="002B67D3" w:rsidP="00250FAF">
            <w:pPr>
              <w:widowControl/>
              <w:autoSpaceDE/>
              <w:autoSpaceDN/>
              <w:jc w:val="center"/>
              <w:rPr>
                <w:color w:val="000000"/>
                <w:sz w:val="24"/>
                <w:szCs w:val="24"/>
              </w:rPr>
            </w:pPr>
            <w:r>
              <w:rPr>
                <w:color w:val="000000"/>
                <w:sz w:val="24"/>
                <w:szCs w:val="24"/>
              </w:rPr>
              <w:t>Go</w:t>
            </w:r>
          </w:p>
        </w:tc>
        <w:tc>
          <w:tcPr>
            <w:tcW w:w="720" w:type="dxa"/>
            <w:vAlign w:val="center"/>
          </w:tcPr>
          <w:p w14:paraId="1D67FCA7" w14:textId="354FA019" w:rsidR="00250FAF" w:rsidRPr="00901E28" w:rsidRDefault="00E15BA9" w:rsidP="00250FAF">
            <w:pPr>
              <w:widowControl/>
              <w:autoSpaceDE/>
              <w:autoSpaceDN/>
              <w:jc w:val="center"/>
              <w:rPr>
                <w:color w:val="000000"/>
                <w:sz w:val="24"/>
                <w:szCs w:val="24"/>
              </w:rPr>
            </w:pPr>
            <w:r>
              <w:rPr>
                <w:color w:val="000000"/>
                <w:sz w:val="24"/>
                <w:szCs w:val="24"/>
              </w:rPr>
              <w:t>H</w:t>
            </w:r>
          </w:p>
        </w:tc>
        <w:tc>
          <w:tcPr>
            <w:tcW w:w="1345" w:type="dxa"/>
            <w:vAlign w:val="center"/>
          </w:tcPr>
          <w:p w14:paraId="3954617E" w14:textId="12EF2630" w:rsidR="00250FAF" w:rsidRPr="00901E28" w:rsidRDefault="00550617" w:rsidP="00250FAF">
            <w:pPr>
              <w:widowControl/>
              <w:autoSpaceDE/>
              <w:autoSpaceDN/>
              <w:jc w:val="center"/>
              <w:rPr>
                <w:color w:val="000000"/>
                <w:sz w:val="24"/>
                <w:szCs w:val="24"/>
              </w:rPr>
            </w:pPr>
            <w:r>
              <w:rPr>
                <w:color w:val="000000"/>
                <w:sz w:val="24"/>
                <w:szCs w:val="24"/>
              </w:rPr>
              <w:t>T</w:t>
            </w:r>
          </w:p>
        </w:tc>
      </w:tr>
      <w:tr w:rsidR="00250FAF" w:rsidRPr="00901E28" w14:paraId="787D4831" w14:textId="77777777" w:rsidTr="009F4FD6">
        <w:trPr>
          <w:trHeight w:val="576"/>
        </w:trPr>
        <w:tc>
          <w:tcPr>
            <w:tcW w:w="715" w:type="dxa"/>
            <w:shd w:val="clear" w:color="auto" w:fill="E8E8E8" w:themeFill="background2"/>
            <w:noWrap/>
            <w:vAlign w:val="center"/>
          </w:tcPr>
          <w:p w14:paraId="6277E925" w14:textId="1D92967B" w:rsidR="00250FAF" w:rsidRPr="00B353B0" w:rsidRDefault="006F26A7" w:rsidP="00250FAF">
            <w:pPr>
              <w:widowControl/>
              <w:autoSpaceDE/>
              <w:autoSpaceDN/>
              <w:jc w:val="center"/>
              <w:rPr>
                <w:sz w:val="24"/>
                <w:szCs w:val="24"/>
              </w:rPr>
            </w:pPr>
            <w:r>
              <w:rPr>
                <w:sz w:val="24"/>
                <w:szCs w:val="24"/>
              </w:rPr>
              <w:t>7</w:t>
            </w:r>
          </w:p>
        </w:tc>
        <w:tc>
          <w:tcPr>
            <w:tcW w:w="1800" w:type="dxa"/>
            <w:vAlign w:val="center"/>
          </w:tcPr>
          <w:p w14:paraId="2D3809C2" w14:textId="1E8962FB" w:rsidR="00250FAF" w:rsidRPr="00901E28" w:rsidRDefault="004F1080" w:rsidP="00250FAF">
            <w:pPr>
              <w:widowControl/>
              <w:autoSpaceDE/>
              <w:autoSpaceDN/>
              <w:jc w:val="center"/>
              <w:rPr>
                <w:color w:val="000000"/>
                <w:sz w:val="24"/>
                <w:szCs w:val="24"/>
              </w:rPr>
            </w:pPr>
            <w:r>
              <w:rPr>
                <w:color w:val="000000"/>
                <w:sz w:val="24"/>
                <w:szCs w:val="24"/>
              </w:rPr>
              <w:t>Map Accuracy</w:t>
            </w:r>
          </w:p>
        </w:tc>
        <w:tc>
          <w:tcPr>
            <w:tcW w:w="2250" w:type="dxa"/>
            <w:vAlign w:val="center"/>
          </w:tcPr>
          <w:p w14:paraId="59DB1EBB" w14:textId="31E07128" w:rsidR="00250FAF" w:rsidRPr="00901E28" w:rsidRDefault="00FF011D" w:rsidP="00250FAF">
            <w:pPr>
              <w:widowControl/>
              <w:autoSpaceDE/>
              <w:autoSpaceDN/>
              <w:jc w:val="center"/>
              <w:rPr>
                <w:color w:val="000000"/>
                <w:sz w:val="24"/>
                <w:szCs w:val="24"/>
              </w:rPr>
            </w:pPr>
            <w:r w:rsidRPr="00FF011D">
              <w:rPr>
                <w:color w:val="000000"/>
                <w:sz w:val="24"/>
                <w:szCs w:val="24"/>
              </w:rPr>
              <w:t>Test ability to complete tasks without manual input once given direction and calculate error to determine compliance with target</w:t>
            </w:r>
          </w:p>
        </w:tc>
        <w:tc>
          <w:tcPr>
            <w:tcW w:w="1350" w:type="dxa"/>
            <w:vAlign w:val="center"/>
          </w:tcPr>
          <w:p w14:paraId="4636E22C" w14:textId="3F22BF91" w:rsidR="00250FAF" w:rsidRPr="00901E28" w:rsidRDefault="00782313" w:rsidP="00250FAF">
            <w:pPr>
              <w:widowControl/>
              <w:autoSpaceDE/>
              <w:autoSpaceDN/>
              <w:jc w:val="center"/>
              <w:rPr>
                <w:color w:val="000000"/>
                <w:sz w:val="24"/>
                <w:szCs w:val="24"/>
              </w:rPr>
            </w:pPr>
            <w:r>
              <w:rPr>
                <w:color w:val="000000"/>
                <w:sz w:val="24"/>
                <w:szCs w:val="24"/>
              </w:rPr>
              <w:t>1 ft</w:t>
            </w:r>
          </w:p>
        </w:tc>
        <w:tc>
          <w:tcPr>
            <w:tcW w:w="1170" w:type="dxa"/>
            <w:vAlign w:val="center"/>
          </w:tcPr>
          <w:p w14:paraId="428F7D96" w14:textId="1CE61E61" w:rsidR="00250FAF" w:rsidRPr="00901E28" w:rsidRDefault="00782313" w:rsidP="00250FAF">
            <w:pPr>
              <w:widowControl/>
              <w:autoSpaceDE/>
              <w:autoSpaceDN/>
              <w:jc w:val="center"/>
              <w:rPr>
                <w:color w:val="000000"/>
                <w:sz w:val="24"/>
                <w:szCs w:val="24"/>
              </w:rPr>
            </w:pPr>
            <w:r>
              <w:rPr>
                <w:color w:val="000000"/>
                <w:sz w:val="24"/>
                <w:szCs w:val="24"/>
              </w:rPr>
              <w:t>Max</w:t>
            </w:r>
          </w:p>
        </w:tc>
        <w:tc>
          <w:tcPr>
            <w:tcW w:w="720" w:type="dxa"/>
            <w:vAlign w:val="center"/>
          </w:tcPr>
          <w:p w14:paraId="15D1C7E6" w14:textId="4ABDA477" w:rsidR="00250FAF" w:rsidRPr="00901E28" w:rsidRDefault="00E15BA9" w:rsidP="00250FAF">
            <w:pPr>
              <w:widowControl/>
              <w:autoSpaceDE/>
              <w:autoSpaceDN/>
              <w:jc w:val="center"/>
              <w:rPr>
                <w:color w:val="000000"/>
                <w:sz w:val="24"/>
                <w:szCs w:val="24"/>
              </w:rPr>
            </w:pPr>
            <w:r>
              <w:rPr>
                <w:color w:val="000000"/>
                <w:sz w:val="24"/>
                <w:szCs w:val="24"/>
              </w:rPr>
              <w:t>H</w:t>
            </w:r>
          </w:p>
        </w:tc>
        <w:tc>
          <w:tcPr>
            <w:tcW w:w="1345" w:type="dxa"/>
            <w:vAlign w:val="center"/>
          </w:tcPr>
          <w:p w14:paraId="2BEE8551" w14:textId="16930E7A" w:rsidR="00250FAF" w:rsidRPr="00901E28" w:rsidRDefault="00550617" w:rsidP="00250FAF">
            <w:pPr>
              <w:widowControl/>
              <w:autoSpaceDE/>
              <w:autoSpaceDN/>
              <w:jc w:val="center"/>
              <w:rPr>
                <w:color w:val="000000"/>
                <w:sz w:val="24"/>
                <w:szCs w:val="24"/>
              </w:rPr>
            </w:pPr>
            <w:r>
              <w:rPr>
                <w:color w:val="000000"/>
                <w:sz w:val="24"/>
                <w:szCs w:val="24"/>
              </w:rPr>
              <w:t>T, A</w:t>
            </w:r>
          </w:p>
        </w:tc>
      </w:tr>
      <w:tr w:rsidR="00250FAF" w:rsidRPr="00901E28" w14:paraId="6EA26A5E" w14:textId="77777777" w:rsidTr="009F4FD6">
        <w:trPr>
          <w:trHeight w:val="288"/>
        </w:trPr>
        <w:tc>
          <w:tcPr>
            <w:tcW w:w="715" w:type="dxa"/>
            <w:shd w:val="clear" w:color="auto" w:fill="E8E8E8" w:themeFill="background2"/>
            <w:noWrap/>
            <w:vAlign w:val="center"/>
          </w:tcPr>
          <w:p w14:paraId="794782D9" w14:textId="6ED3FB9C" w:rsidR="00250FAF" w:rsidRPr="00B353B0" w:rsidRDefault="006F26A7" w:rsidP="00250FAF">
            <w:pPr>
              <w:widowControl/>
              <w:autoSpaceDE/>
              <w:autoSpaceDN/>
              <w:jc w:val="center"/>
              <w:rPr>
                <w:sz w:val="24"/>
                <w:szCs w:val="24"/>
              </w:rPr>
            </w:pPr>
            <w:r>
              <w:rPr>
                <w:sz w:val="24"/>
                <w:szCs w:val="24"/>
              </w:rPr>
              <w:lastRenderedPageBreak/>
              <w:t>8</w:t>
            </w:r>
          </w:p>
        </w:tc>
        <w:tc>
          <w:tcPr>
            <w:tcW w:w="1800" w:type="dxa"/>
            <w:vAlign w:val="center"/>
          </w:tcPr>
          <w:p w14:paraId="4773B332" w14:textId="08E42F8E" w:rsidR="00250FAF" w:rsidRPr="00901E28" w:rsidRDefault="004F1080" w:rsidP="00250FAF">
            <w:pPr>
              <w:widowControl/>
              <w:autoSpaceDE/>
              <w:autoSpaceDN/>
              <w:jc w:val="center"/>
              <w:rPr>
                <w:color w:val="000000"/>
                <w:sz w:val="24"/>
                <w:szCs w:val="24"/>
              </w:rPr>
            </w:pPr>
            <w:r>
              <w:rPr>
                <w:color w:val="000000"/>
                <w:sz w:val="24"/>
                <w:szCs w:val="24"/>
              </w:rPr>
              <w:t>Endurance</w:t>
            </w:r>
          </w:p>
        </w:tc>
        <w:tc>
          <w:tcPr>
            <w:tcW w:w="2250" w:type="dxa"/>
            <w:vAlign w:val="center"/>
          </w:tcPr>
          <w:p w14:paraId="3CAE6273" w14:textId="6B043555" w:rsidR="00250FAF" w:rsidRPr="00901E28" w:rsidRDefault="008F309F" w:rsidP="00250FAF">
            <w:pPr>
              <w:widowControl/>
              <w:autoSpaceDE/>
              <w:autoSpaceDN/>
              <w:jc w:val="center"/>
              <w:rPr>
                <w:color w:val="000000"/>
                <w:sz w:val="24"/>
                <w:szCs w:val="24"/>
              </w:rPr>
            </w:pPr>
            <w:r>
              <w:rPr>
                <w:color w:val="000000"/>
                <w:sz w:val="24"/>
                <w:szCs w:val="24"/>
              </w:rPr>
              <w:t xml:space="preserve">Analyze power drain by system and test </w:t>
            </w:r>
            <w:r w:rsidR="0064708F">
              <w:rPr>
                <w:color w:val="000000"/>
                <w:sz w:val="24"/>
                <w:szCs w:val="24"/>
              </w:rPr>
              <w:t>duration of ability to maintain flight.</w:t>
            </w:r>
          </w:p>
        </w:tc>
        <w:tc>
          <w:tcPr>
            <w:tcW w:w="1350" w:type="dxa"/>
            <w:vAlign w:val="center"/>
          </w:tcPr>
          <w:p w14:paraId="0903B517" w14:textId="354C769A" w:rsidR="00250FAF" w:rsidRPr="00901E28" w:rsidRDefault="00C95079" w:rsidP="00250FAF">
            <w:pPr>
              <w:widowControl/>
              <w:autoSpaceDE/>
              <w:autoSpaceDN/>
              <w:jc w:val="center"/>
              <w:rPr>
                <w:color w:val="000000"/>
                <w:sz w:val="24"/>
                <w:szCs w:val="24"/>
              </w:rPr>
            </w:pPr>
            <w:r>
              <w:rPr>
                <w:color w:val="000000"/>
                <w:sz w:val="24"/>
                <w:szCs w:val="24"/>
              </w:rPr>
              <w:t>20</w:t>
            </w:r>
            <w:r w:rsidR="00EF4A08">
              <w:rPr>
                <w:color w:val="000000"/>
                <w:sz w:val="24"/>
                <w:szCs w:val="24"/>
              </w:rPr>
              <w:t xml:space="preserve"> min</w:t>
            </w:r>
          </w:p>
        </w:tc>
        <w:tc>
          <w:tcPr>
            <w:tcW w:w="1170" w:type="dxa"/>
            <w:vAlign w:val="center"/>
          </w:tcPr>
          <w:p w14:paraId="6E46E8A1" w14:textId="37C8C5B9" w:rsidR="00250FAF" w:rsidRPr="00901E28" w:rsidRDefault="00EF4A08" w:rsidP="00250FAF">
            <w:pPr>
              <w:widowControl/>
              <w:autoSpaceDE/>
              <w:autoSpaceDN/>
              <w:jc w:val="center"/>
              <w:rPr>
                <w:color w:val="000000"/>
                <w:sz w:val="24"/>
                <w:szCs w:val="24"/>
              </w:rPr>
            </w:pPr>
            <w:r>
              <w:rPr>
                <w:color w:val="000000"/>
                <w:sz w:val="24"/>
                <w:szCs w:val="24"/>
              </w:rPr>
              <w:t>Min</w:t>
            </w:r>
          </w:p>
        </w:tc>
        <w:tc>
          <w:tcPr>
            <w:tcW w:w="720" w:type="dxa"/>
            <w:vAlign w:val="center"/>
          </w:tcPr>
          <w:p w14:paraId="315747F3" w14:textId="685B4AB6" w:rsidR="00250FAF" w:rsidRPr="00901E28" w:rsidRDefault="00E15BA9" w:rsidP="00250FAF">
            <w:pPr>
              <w:widowControl/>
              <w:autoSpaceDE/>
              <w:autoSpaceDN/>
              <w:jc w:val="center"/>
              <w:rPr>
                <w:color w:val="000000"/>
                <w:sz w:val="24"/>
                <w:szCs w:val="24"/>
              </w:rPr>
            </w:pPr>
            <w:r>
              <w:rPr>
                <w:color w:val="000000"/>
                <w:sz w:val="24"/>
                <w:szCs w:val="24"/>
              </w:rPr>
              <w:t>M</w:t>
            </w:r>
          </w:p>
        </w:tc>
        <w:tc>
          <w:tcPr>
            <w:tcW w:w="1345" w:type="dxa"/>
            <w:vAlign w:val="center"/>
          </w:tcPr>
          <w:p w14:paraId="7C6FF8A2" w14:textId="70F5B9E4" w:rsidR="00250FAF" w:rsidRPr="00901E28" w:rsidRDefault="00B10324" w:rsidP="00250FAF">
            <w:pPr>
              <w:widowControl/>
              <w:autoSpaceDE/>
              <w:autoSpaceDN/>
              <w:jc w:val="center"/>
              <w:rPr>
                <w:color w:val="000000"/>
                <w:sz w:val="24"/>
                <w:szCs w:val="24"/>
              </w:rPr>
            </w:pPr>
            <w:r>
              <w:rPr>
                <w:color w:val="000000"/>
                <w:sz w:val="24"/>
                <w:szCs w:val="24"/>
              </w:rPr>
              <w:t>A, T</w:t>
            </w:r>
          </w:p>
        </w:tc>
      </w:tr>
      <w:tr w:rsidR="00FF011D" w:rsidRPr="00901E28" w14:paraId="303CE193" w14:textId="77777777" w:rsidTr="009F4FD6">
        <w:trPr>
          <w:trHeight w:val="1152"/>
        </w:trPr>
        <w:tc>
          <w:tcPr>
            <w:tcW w:w="715" w:type="dxa"/>
            <w:shd w:val="clear" w:color="auto" w:fill="E8E8E8" w:themeFill="background2"/>
            <w:noWrap/>
            <w:vAlign w:val="center"/>
          </w:tcPr>
          <w:p w14:paraId="67D77A61" w14:textId="22AA2CA5" w:rsidR="00FF011D" w:rsidRPr="00B353B0" w:rsidRDefault="006F26A7" w:rsidP="00FF011D">
            <w:pPr>
              <w:widowControl/>
              <w:autoSpaceDE/>
              <w:autoSpaceDN/>
              <w:jc w:val="center"/>
              <w:rPr>
                <w:sz w:val="24"/>
                <w:szCs w:val="24"/>
              </w:rPr>
            </w:pPr>
            <w:r>
              <w:rPr>
                <w:sz w:val="24"/>
                <w:szCs w:val="24"/>
              </w:rPr>
              <w:t>9</w:t>
            </w:r>
          </w:p>
        </w:tc>
        <w:tc>
          <w:tcPr>
            <w:tcW w:w="1800" w:type="dxa"/>
            <w:vAlign w:val="center"/>
          </w:tcPr>
          <w:p w14:paraId="507EBA2C" w14:textId="250389CA" w:rsidR="00FF011D" w:rsidRPr="00901E28" w:rsidRDefault="00FF011D" w:rsidP="00FF011D">
            <w:pPr>
              <w:widowControl/>
              <w:autoSpaceDE/>
              <w:autoSpaceDN/>
              <w:jc w:val="center"/>
              <w:rPr>
                <w:color w:val="000000"/>
                <w:sz w:val="24"/>
                <w:szCs w:val="24"/>
              </w:rPr>
            </w:pPr>
            <w:r>
              <w:rPr>
                <w:color w:val="000000"/>
                <w:sz w:val="24"/>
                <w:szCs w:val="24"/>
              </w:rPr>
              <w:t>Navigation Accuracy</w:t>
            </w:r>
          </w:p>
        </w:tc>
        <w:tc>
          <w:tcPr>
            <w:tcW w:w="2250" w:type="dxa"/>
            <w:vAlign w:val="center"/>
          </w:tcPr>
          <w:p w14:paraId="28B90925" w14:textId="76BA1163" w:rsidR="00FF011D" w:rsidRPr="00901E28" w:rsidRDefault="00FF011D" w:rsidP="00FF011D">
            <w:pPr>
              <w:widowControl/>
              <w:autoSpaceDE/>
              <w:autoSpaceDN/>
              <w:jc w:val="center"/>
              <w:rPr>
                <w:color w:val="000000"/>
                <w:sz w:val="24"/>
                <w:szCs w:val="24"/>
              </w:rPr>
            </w:pPr>
            <w:r w:rsidRPr="00FF011D">
              <w:rPr>
                <w:color w:val="000000"/>
                <w:sz w:val="24"/>
                <w:szCs w:val="24"/>
              </w:rPr>
              <w:t>Test ability to complete tasks without manual input once given direction and calculate error to determine compliance with target</w:t>
            </w:r>
          </w:p>
        </w:tc>
        <w:tc>
          <w:tcPr>
            <w:tcW w:w="1350" w:type="dxa"/>
            <w:vAlign w:val="center"/>
          </w:tcPr>
          <w:p w14:paraId="5DA09E24" w14:textId="2115DED6" w:rsidR="00FF011D" w:rsidRPr="00901E28" w:rsidRDefault="00782313" w:rsidP="00FF011D">
            <w:pPr>
              <w:widowControl/>
              <w:autoSpaceDE/>
              <w:autoSpaceDN/>
              <w:jc w:val="center"/>
              <w:rPr>
                <w:color w:val="000000"/>
                <w:sz w:val="24"/>
                <w:szCs w:val="24"/>
              </w:rPr>
            </w:pPr>
            <w:r>
              <w:rPr>
                <w:color w:val="000000"/>
                <w:sz w:val="24"/>
                <w:szCs w:val="24"/>
              </w:rPr>
              <w:t>1 ft</w:t>
            </w:r>
          </w:p>
        </w:tc>
        <w:tc>
          <w:tcPr>
            <w:tcW w:w="1170" w:type="dxa"/>
            <w:vAlign w:val="center"/>
          </w:tcPr>
          <w:p w14:paraId="75DFB2C7" w14:textId="3A0AFD56" w:rsidR="00FF011D" w:rsidRPr="00901E28" w:rsidRDefault="00FF011D" w:rsidP="00FF011D">
            <w:pPr>
              <w:widowControl/>
              <w:autoSpaceDE/>
              <w:autoSpaceDN/>
              <w:jc w:val="center"/>
              <w:rPr>
                <w:color w:val="000000"/>
                <w:sz w:val="24"/>
                <w:szCs w:val="24"/>
              </w:rPr>
            </w:pPr>
            <w:r>
              <w:rPr>
                <w:color w:val="000000"/>
                <w:sz w:val="24"/>
                <w:szCs w:val="24"/>
              </w:rPr>
              <w:t>Max</w:t>
            </w:r>
          </w:p>
        </w:tc>
        <w:tc>
          <w:tcPr>
            <w:tcW w:w="720" w:type="dxa"/>
            <w:vAlign w:val="center"/>
          </w:tcPr>
          <w:p w14:paraId="21DA651F" w14:textId="411DCBC5" w:rsidR="00FF011D" w:rsidRPr="00901E28" w:rsidRDefault="00FF011D" w:rsidP="00FF011D">
            <w:pPr>
              <w:widowControl/>
              <w:autoSpaceDE/>
              <w:autoSpaceDN/>
              <w:jc w:val="center"/>
              <w:rPr>
                <w:color w:val="000000"/>
                <w:sz w:val="24"/>
                <w:szCs w:val="24"/>
              </w:rPr>
            </w:pPr>
            <w:r>
              <w:rPr>
                <w:color w:val="000000"/>
                <w:sz w:val="24"/>
                <w:szCs w:val="24"/>
              </w:rPr>
              <w:t>H</w:t>
            </w:r>
          </w:p>
        </w:tc>
        <w:tc>
          <w:tcPr>
            <w:tcW w:w="1345" w:type="dxa"/>
            <w:vAlign w:val="center"/>
          </w:tcPr>
          <w:p w14:paraId="52660E3B" w14:textId="4F9A2869" w:rsidR="00FF011D" w:rsidRPr="00901E28" w:rsidRDefault="00FF011D" w:rsidP="00FF011D">
            <w:pPr>
              <w:widowControl/>
              <w:autoSpaceDE/>
              <w:autoSpaceDN/>
              <w:jc w:val="center"/>
              <w:rPr>
                <w:color w:val="000000"/>
                <w:sz w:val="24"/>
                <w:szCs w:val="24"/>
              </w:rPr>
            </w:pPr>
            <w:r>
              <w:rPr>
                <w:color w:val="000000"/>
                <w:sz w:val="24"/>
                <w:szCs w:val="24"/>
              </w:rPr>
              <w:t>T, A</w:t>
            </w:r>
          </w:p>
        </w:tc>
      </w:tr>
      <w:tr w:rsidR="00430531" w:rsidRPr="00901E28" w14:paraId="4731579E" w14:textId="77777777" w:rsidTr="009F4FD6">
        <w:trPr>
          <w:trHeight w:val="1152"/>
        </w:trPr>
        <w:tc>
          <w:tcPr>
            <w:tcW w:w="715" w:type="dxa"/>
            <w:shd w:val="clear" w:color="auto" w:fill="E8E8E8" w:themeFill="background2"/>
            <w:noWrap/>
            <w:vAlign w:val="center"/>
          </w:tcPr>
          <w:p w14:paraId="3CC477F7" w14:textId="374BF965" w:rsidR="00430531" w:rsidRPr="00B353B0" w:rsidRDefault="006F26A7" w:rsidP="00FF011D">
            <w:pPr>
              <w:widowControl/>
              <w:autoSpaceDE/>
              <w:autoSpaceDN/>
              <w:jc w:val="center"/>
              <w:rPr>
                <w:sz w:val="24"/>
                <w:szCs w:val="24"/>
              </w:rPr>
            </w:pPr>
            <w:r>
              <w:rPr>
                <w:sz w:val="24"/>
                <w:szCs w:val="24"/>
              </w:rPr>
              <w:t>10</w:t>
            </w:r>
          </w:p>
        </w:tc>
        <w:tc>
          <w:tcPr>
            <w:tcW w:w="1800" w:type="dxa"/>
            <w:vAlign w:val="center"/>
          </w:tcPr>
          <w:p w14:paraId="583B1CFD" w14:textId="08362D1B" w:rsidR="00430531" w:rsidRDefault="00FA218D" w:rsidP="00FF011D">
            <w:pPr>
              <w:widowControl/>
              <w:autoSpaceDE/>
              <w:autoSpaceDN/>
              <w:jc w:val="center"/>
              <w:rPr>
                <w:color w:val="000000"/>
                <w:sz w:val="24"/>
                <w:szCs w:val="24"/>
              </w:rPr>
            </w:pPr>
            <w:r>
              <w:rPr>
                <w:color w:val="000000"/>
                <w:sz w:val="24"/>
                <w:szCs w:val="24"/>
              </w:rPr>
              <w:t>Material Selection</w:t>
            </w:r>
          </w:p>
        </w:tc>
        <w:tc>
          <w:tcPr>
            <w:tcW w:w="2250" w:type="dxa"/>
            <w:vAlign w:val="center"/>
          </w:tcPr>
          <w:p w14:paraId="6ED40314" w14:textId="2F531152" w:rsidR="00430531" w:rsidRDefault="009974E7" w:rsidP="00FF011D">
            <w:pPr>
              <w:widowControl/>
              <w:autoSpaceDE/>
              <w:autoSpaceDN/>
              <w:jc w:val="center"/>
              <w:rPr>
                <w:color w:val="000000"/>
                <w:sz w:val="24"/>
                <w:szCs w:val="24"/>
              </w:rPr>
            </w:pPr>
            <w:r>
              <w:rPr>
                <w:color w:val="000000"/>
                <w:sz w:val="24"/>
                <w:szCs w:val="24"/>
              </w:rPr>
              <w:t>Using FEA</w:t>
            </w:r>
            <w:r w:rsidR="00507D4F">
              <w:rPr>
                <w:color w:val="000000"/>
                <w:sz w:val="24"/>
                <w:szCs w:val="24"/>
              </w:rPr>
              <w:t xml:space="preserve"> </w:t>
            </w:r>
            <w:r w:rsidR="00BA3E2F">
              <w:rPr>
                <w:color w:val="000000"/>
                <w:sz w:val="24"/>
                <w:szCs w:val="24"/>
              </w:rPr>
              <w:t xml:space="preserve">to analyze the </w:t>
            </w:r>
            <w:r w:rsidR="00F544F5">
              <w:rPr>
                <w:color w:val="000000"/>
                <w:sz w:val="24"/>
                <w:szCs w:val="24"/>
              </w:rPr>
              <w:t xml:space="preserve">strength of the </w:t>
            </w:r>
            <w:r w:rsidR="006F7A33">
              <w:rPr>
                <w:color w:val="000000"/>
                <w:sz w:val="24"/>
                <w:szCs w:val="24"/>
              </w:rPr>
              <w:t>material in the UAV and test small portions</w:t>
            </w:r>
            <w:r w:rsidR="000F5D1B">
              <w:rPr>
                <w:color w:val="000000"/>
                <w:sz w:val="24"/>
                <w:szCs w:val="24"/>
              </w:rPr>
              <w:t xml:space="preserve"> to inspect for damage before committing to a full build.</w:t>
            </w:r>
          </w:p>
        </w:tc>
        <w:tc>
          <w:tcPr>
            <w:tcW w:w="1350" w:type="dxa"/>
            <w:vAlign w:val="center"/>
          </w:tcPr>
          <w:p w14:paraId="5687090E" w14:textId="16596DE3" w:rsidR="00430531" w:rsidRDefault="00575D07" w:rsidP="00FF011D">
            <w:pPr>
              <w:widowControl/>
              <w:autoSpaceDE/>
              <w:autoSpaceDN/>
              <w:jc w:val="center"/>
              <w:rPr>
                <w:color w:val="000000"/>
                <w:sz w:val="24"/>
                <w:szCs w:val="24"/>
              </w:rPr>
            </w:pPr>
            <w:r>
              <w:rPr>
                <w:color w:val="000000"/>
                <w:sz w:val="24"/>
                <w:szCs w:val="24"/>
              </w:rPr>
              <w:t xml:space="preserve">Structurally </w:t>
            </w:r>
            <w:r w:rsidR="009F4FD6">
              <w:rPr>
                <w:color w:val="000000"/>
                <w:sz w:val="24"/>
                <w:szCs w:val="24"/>
              </w:rPr>
              <w:t xml:space="preserve">withstand </w:t>
            </w:r>
            <w:r w:rsidR="002340B3" w:rsidRPr="002340B3">
              <w:rPr>
                <w:color w:val="000000"/>
                <w:sz w:val="24"/>
                <w:szCs w:val="24"/>
              </w:rPr>
              <w:t>2</w:t>
            </w:r>
            <w:r w:rsidR="00C62C5A">
              <w:rPr>
                <w:color w:val="000000"/>
                <w:sz w:val="24"/>
                <w:szCs w:val="24"/>
              </w:rPr>
              <w:t>x max</w:t>
            </w:r>
            <w:r w:rsidR="002340B3" w:rsidRPr="002340B3">
              <w:rPr>
                <w:color w:val="000000"/>
                <w:sz w:val="24"/>
                <w:szCs w:val="24"/>
              </w:rPr>
              <w:t xml:space="preserve"> takeoff weight</w:t>
            </w:r>
          </w:p>
        </w:tc>
        <w:tc>
          <w:tcPr>
            <w:tcW w:w="1170" w:type="dxa"/>
            <w:vAlign w:val="center"/>
          </w:tcPr>
          <w:p w14:paraId="1573426B" w14:textId="36387FD1" w:rsidR="00430531" w:rsidRDefault="00855EC9" w:rsidP="00FF011D">
            <w:pPr>
              <w:widowControl/>
              <w:autoSpaceDE/>
              <w:autoSpaceDN/>
              <w:jc w:val="center"/>
              <w:rPr>
                <w:color w:val="000000"/>
                <w:sz w:val="24"/>
                <w:szCs w:val="24"/>
              </w:rPr>
            </w:pPr>
            <w:r>
              <w:rPr>
                <w:color w:val="000000"/>
                <w:sz w:val="24"/>
                <w:szCs w:val="24"/>
              </w:rPr>
              <w:t>Min</w:t>
            </w:r>
          </w:p>
        </w:tc>
        <w:tc>
          <w:tcPr>
            <w:tcW w:w="720" w:type="dxa"/>
            <w:vAlign w:val="center"/>
          </w:tcPr>
          <w:p w14:paraId="01C7BEAB" w14:textId="46CD7A71" w:rsidR="00430531" w:rsidRDefault="00855EC9" w:rsidP="00FF011D">
            <w:pPr>
              <w:widowControl/>
              <w:autoSpaceDE/>
              <w:autoSpaceDN/>
              <w:jc w:val="center"/>
              <w:rPr>
                <w:color w:val="000000"/>
                <w:sz w:val="24"/>
                <w:szCs w:val="24"/>
              </w:rPr>
            </w:pPr>
            <w:r>
              <w:rPr>
                <w:color w:val="000000"/>
                <w:sz w:val="24"/>
                <w:szCs w:val="24"/>
              </w:rPr>
              <w:t>H</w:t>
            </w:r>
          </w:p>
        </w:tc>
        <w:tc>
          <w:tcPr>
            <w:tcW w:w="1345" w:type="dxa"/>
            <w:vAlign w:val="center"/>
          </w:tcPr>
          <w:p w14:paraId="66EA57A6" w14:textId="56C34F9A" w:rsidR="00430531" w:rsidRDefault="00855EC9" w:rsidP="00FF011D">
            <w:pPr>
              <w:widowControl/>
              <w:autoSpaceDE/>
              <w:autoSpaceDN/>
              <w:jc w:val="center"/>
              <w:rPr>
                <w:color w:val="000000"/>
                <w:sz w:val="24"/>
                <w:szCs w:val="24"/>
              </w:rPr>
            </w:pPr>
            <w:r>
              <w:rPr>
                <w:color w:val="000000"/>
                <w:sz w:val="24"/>
                <w:szCs w:val="24"/>
              </w:rPr>
              <w:t>T, A</w:t>
            </w:r>
            <w:r w:rsidR="006F46B6">
              <w:rPr>
                <w:color w:val="000000"/>
                <w:sz w:val="24"/>
                <w:szCs w:val="24"/>
              </w:rPr>
              <w:t>, I</w:t>
            </w:r>
          </w:p>
        </w:tc>
      </w:tr>
      <w:tr w:rsidR="00FF011D" w:rsidRPr="00901E28" w14:paraId="0AF35119" w14:textId="77777777" w:rsidTr="009F4FD6">
        <w:trPr>
          <w:trHeight w:val="1152"/>
        </w:trPr>
        <w:tc>
          <w:tcPr>
            <w:tcW w:w="715" w:type="dxa"/>
            <w:shd w:val="clear" w:color="auto" w:fill="E8E8E8" w:themeFill="background2"/>
            <w:noWrap/>
            <w:vAlign w:val="center"/>
          </w:tcPr>
          <w:p w14:paraId="00A11DB1" w14:textId="0F0C88A2" w:rsidR="00FF011D" w:rsidRPr="00B353B0" w:rsidRDefault="006F26A7" w:rsidP="00FF011D">
            <w:pPr>
              <w:widowControl/>
              <w:autoSpaceDE/>
              <w:autoSpaceDN/>
              <w:jc w:val="center"/>
              <w:rPr>
                <w:sz w:val="24"/>
                <w:szCs w:val="24"/>
              </w:rPr>
            </w:pPr>
            <w:r>
              <w:rPr>
                <w:sz w:val="24"/>
                <w:szCs w:val="24"/>
              </w:rPr>
              <w:t>11</w:t>
            </w:r>
          </w:p>
        </w:tc>
        <w:tc>
          <w:tcPr>
            <w:tcW w:w="1800" w:type="dxa"/>
            <w:vAlign w:val="center"/>
          </w:tcPr>
          <w:p w14:paraId="3FFCD057" w14:textId="233011CE" w:rsidR="00FF011D" w:rsidRDefault="00FF011D" w:rsidP="00FF011D">
            <w:pPr>
              <w:widowControl/>
              <w:autoSpaceDE/>
              <w:autoSpaceDN/>
              <w:jc w:val="center"/>
              <w:rPr>
                <w:color w:val="000000"/>
                <w:sz w:val="24"/>
                <w:szCs w:val="24"/>
              </w:rPr>
            </w:pPr>
            <w:r>
              <w:rPr>
                <w:color w:val="000000"/>
                <w:sz w:val="24"/>
                <w:szCs w:val="24"/>
              </w:rPr>
              <w:t>Repair Time</w:t>
            </w:r>
          </w:p>
        </w:tc>
        <w:tc>
          <w:tcPr>
            <w:tcW w:w="2250" w:type="dxa"/>
            <w:vAlign w:val="center"/>
          </w:tcPr>
          <w:p w14:paraId="60D1668E" w14:textId="36E9BBF7" w:rsidR="00FF011D" w:rsidRPr="00901E28" w:rsidRDefault="0064708F" w:rsidP="00FF011D">
            <w:pPr>
              <w:widowControl/>
              <w:autoSpaceDE/>
              <w:autoSpaceDN/>
              <w:jc w:val="center"/>
              <w:rPr>
                <w:color w:val="000000"/>
                <w:sz w:val="24"/>
                <w:szCs w:val="24"/>
              </w:rPr>
            </w:pPr>
            <w:r>
              <w:rPr>
                <w:color w:val="000000"/>
                <w:sz w:val="24"/>
                <w:szCs w:val="24"/>
              </w:rPr>
              <w:t xml:space="preserve">When repairs </w:t>
            </w:r>
            <w:r w:rsidR="00E61D4E">
              <w:rPr>
                <w:color w:val="000000"/>
                <w:sz w:val="24"/>
                <w:szCs w:val="24"/>
              </w:rPr>
              <w:t xml:space="preserve">are </w:t>
            </w:r>
            <w:r>
              <w:rPr>
                <w:color w:val="000000"/>
                <w:sz w:val="24"/>
                <w:szCs w:val="24"/>
              </w:rPr>
              <w:t xml:space="preserve">required, determine necessary fixes, measure as/if needed, </w:t>
            </w:r>
            <w:r w:rsidR="00E61D4E">
              <w:rPr>
                <w:color w:val="000000"/>
                <w:sz w:val="24"/>
                <w:szCs w:val="24"/>
              </w:rPr>
              <w:t xml:space="preserve">and </w:t>
            </w:r>
            <w:r>
              <w:rPr>
                <w:color w:val="000000"/>
                <w:sz w:val="24"/>
                <w:szCs w:val="24"/>
              </w:rPr>
              <w:t>test repairs</w:t>
            </w:r>
            <w:r w:rsidR="00E61D4E">
              <w:rPr>
                <w:color w:val="000000"/>
                <w:sz w:val="24"/>
                <w:szCs w:val="24"/>
              </w:rPr>
              <w:t xml:space="preserve">. </w:t>
            </w:r>
          </w:p>
        </w:tc>
        <w:tc>
          <w:tcPr>
            <w:tcW w:w="1350" w:type="dxa"/>
            <w:vAlign w:val="center"/>
          </w:tcPr>
          <w:p w14:paraId="5C584FCB" w14:textId="1C1767D3" w:rsidR="00FF011D" w:rsidRPr="00901E28" w:rsidRDefault="00FF011D" w:rsidP="00FF011D">
            <w:pPr>
              <w:widowControl/>
              <w:autoSpaceDE/>
              <w:autoSpaceDN/>
              <w:jc w:val="center"/>
              <w:rPr>
                <w:color w:val="000000"/>
                <w:sz w:val="24"/>
                <w:szCs w:val="24"/>
              </w:rPr>
            </w:pPr>
            <w:r>
              <w:rPr>
                <w:color w:val="000000"/>
                <w:sz w:val="24"/>
                <w:szCs w:val="24"/>
              </w:rPr>
              <w:t>10 min</w:t>
            </w:r>
          </w:p>
        </w:tc>
        <w:tc>
          <w:tcPr>
            <w:tcW w:w="1170" w:type="dxa"/>
            <w:vAlign w:val="center"/>
          </w:tcPr>
          <w:p w14:paraId="42FA0267" w14:textId="74424A89" w:rsidR="00FF011D" w:rsidRPr="00901E28" w:rsidRDefault="00FF011D" w:rsidP="00FF011D">
            <w:pPr>
              <w:widowControl/>
              <w:autoSpaceDE/>
              <w:autoSpaceDN/>
              <w:jc w:val="center"/>
              <w:rPr>
                <w:color w:val="000000"/>
                <w:sz w:val="24"/>
                <w:szCs w:val="24"/>
              </w:rPr>
            </w:pPr>
            <w:r>
              <w:rPr>
                <w:color w:val="000000"/>
                <w:sz w:val="24"/>
                <w:szCs w:val="24"/>
              </w:rPr>
              <w:t>Max</w:t>
            </w:r>
          </w:p>
        </w:tc>
        <w:tc>
          <w:tcPr>
            <w:tcW w:w="720" w:type="dxa"/>
            <w:vAlign w:val="center"/>
          </w:tcPr>
          <w:p w14:paraId="0C3AF33A" w14:textId="2F1F2573" w:rsidR="00FF011D" w:rsidRPr="00901E28" w:rsidRDefault="00FF011D" w:rsidP="00FF011D">
            <w:pPr>
              <w:widowControl/>
              <w:autoSpaceDE/>
              <w:autoSpaceDN/>
              <w:jc w:val="center"/>
              <w:rPr>
                <w:color w:val="000000"/>
                <w:sz w:val="24"/>
                <w:szCs w:val="24"/>
              </w:rPr>
            </w:pPr>
            <w:r>
              <w:rPr>
                <w:color w:val="000000"/>
                <w:sz w:val="24"/>
                <w:szCs w:val="24"/>
              </w:rPr>
              <w:t>M</w:t>
            </w:r>
          </w:p>
        </w:tc>
        <w:tc>
          <w:tcPr>
            <w:tcW w:w="1345" w:type="dxa"/>
            <w:vAlign w:val="center"/>
          </w:tcPr>
          <w:p w14:paraId="4C91A853" w14:textId="498C12BD" w:rsidR="00FF011D" w:rsidRPr="00901E28" w:rsidRDefault="00FF011D" w:rsidP="00FF011D">
            <w:pPr>
              <w:widowControl/>
              <w:autoSpaceDE/>
              <w:autoSpaceDN/>
              <w:jc w:val="center"/>
              <w:rPr>
                <w:color w:val="000000"/>
                <w:sz w:val="24"/>
                <w:szCs w:val="24"/>
              </w:rPr>
            </w:pPr>
            <w:r>
              <w:rPr>
                <w:color w:val="000000"/>
                <w:sz w:val="24"/>
                <w:szCs w:val="24"/>
              </w:rPr>
              <w:t>A, I, T</w:t>
            </w:r>
          </w:p>
        </w:tc>
      </w:tr>
      <w:tr w:rsidR="00FF011D" w:rsidRPr="00901E28" w14:paraId="41995CD1" w14:textId="77777777" w:rsidTr="009F4FD6">
        <w:trPr>
          <w:trHeight w:val="1152"/>
        </w:trPr>
        <w:tc>
          <w:tcPr>
            <w:tcW w:w="715" w:type="dxa"/>
            <w:shd w:val="clear" w:color="auto" w:fill="E8E8E8" w:themeFill="background2"/>
            <w:noWrap/>
            <w:vAlign w:val="center"/>
          </w:tcPr>
          <w:p w14:paraId="10DEB3E6" w14:textId="7D75C719" w:rsidR="00FF011D" w:rsidRPr="00B353B0" w:rsidRDefault="00FF011D" w:rsidP="00FF011D">
            <w:pPr>
              <w:widowControl/>
              <w:autoSpaceDE/>
              <w:autoSpaceDN/>
              <w:jc w:val="center"/>
              <w:rPr>
                <w:sz w:val="24"/>
                <w:szCs w:val="24"/>
              </w:rPr>
            </w:pPr>
            <w:r w:rsidRPr="00B353B0">
              <w:rPr>
                <w:sz w:val="24"/>
                <w:szCs w:val="24"/>
              </w:rPr>
              <w:t>1</w:t>
            </w:r>
            <w:r w:rsidR="006F26A7">
              <w:rPr>
                <w:sz w:val="24"/>
                <w:szCs w:val="24"/>
              </w:rPr>
              <w:t>2</w:t>
            </w:r>
          </w:p>
        </w:tc>
        <w:tc>
          <w:tcPr>
            <w:tcW w:w="1800" w:type="dxa"/>
            <w:vAlign w:val="center"/>
          </w:tcPr>
          <w:p w14:paraId="4AA82B23" w14:textId="1DFDC2BA" w:rsidR="00FF011D" w:rsidRDefault="00FF011D" w:rsidP="00FF011D">
            <w:pPr>
              <w:widowControl/>
              <w:autoSpaceDE/>
              <w:autoSpaceDN/>
              <w:jc w:val="center"/>
              <w:rPr>
                <w:color w:val="000000"/>
                <w:sz w:val="24"/>
                <w:szCs w:val="24"/>
              </w:rPr>
            </w:pPr>
            <w:r>
              <w:rPr>
                <w:color w:val="000000"/>
                <w:sz w:val="24"/>
                <w:szCs w:val="24"/>
              </w:rPr>
              <w:t>Communication Accuracy</w:t>
            </w:r>
          </w:p>
        </w:tc>
        <w:tc>
          <w:tcPr>
            <w:tcW w:w="2250" w:type="dxa"/>
            <w:vAlign w:val="center"/>
          </w:tcPr>
          <w:p w14:paraId="308BBA7A" w14:textId="3585509E" w:rsidR="00FF011D" w:rsidRPr="00901E28" w:rsidRDefault="00970CDC" w:rsidP="00FF011D">
            <w:pPr>
              <w:widowControl/>
              <w:autoSpaceDE/>
              <w:autoSpaceDN/>
              <w:jc w:val="center"/>
              <w:rPr>
                <w:color w:val="000000"/>
                <w:sz w:val="24"/>
                <w:szCs w:val="24"/>
              </w:rPr>
            </w:pPr>
            <w:r w:rsidRPr="00970CDC">
              <w:rPr>
                <w:color w:val="000000"/>
                <w:sz w:val="24"/>
                <w:szCs w:val="24"/>
              </w:rPr>
              <w:t>Test ability to complete tasks without manual input once given direction and calculate error to determine compliance with target</w:t>
            </w:r>
          </w:p>
        </w:tc>
        <w:tc>
          <w:tcPr>
            <w:tcW w:w="1350" w:type="dxa"/>
            <w:vAlign w:val="center"/>
          </w:tcPr>
          <w:p w14:paraId="7B7DAF36" w14:textId="3B2BDF2F" w:rsidR="00FF011D" w:rsidRPr="00901E28" w:rsidRDefault="00F12CB6" w:rsidP="00FF011D">
            <w:pPr>
              <w:widowControl/>
              <w:autoSpaceDE/>
              <w:autoSpaceDN/>
              <w:jc w:val="center"/>
              <w:rPr>
                <w:color w:val="000000"/>
                <w:sz w:val="24"/>
                <w:szCs w:val="24"/>
              </w:rPr>
            </w:pPr>
            <w:r>
              <w:rPr>
                <w:color w:val="000000"/>
                <w:sz w:val="24"/>
                <w:szCs w:val="24"/>
              </w:rPr>
              <w:t xml:space="preserve">99% of </w:t>
            </w:r>
            <w:r w:rsidR="00A65C34">
              <w:rPr>
                <w:color w:val="000000"/>
                <w:sz w:val="24"/>
                <w:szCs w:val="24"/>
              </w:rPr>
              <w:t xml:space="preserve">messages </w:t>
            </w:r>
            <w:r w:rsidR="007E07EE">
              <w:rPr>
                <w:color w:val="000000"/>
                <w:sz w:val="24"/>
                <w:szCs w:val="24"/>
              </w:rPr>
              <w:t>received</w:t>
            </w:r>
          </w:p>
        </w:tc>
        <w:tc>
          <w:tcPr>
            <w:tcW w:w="1170" w:type="dxa"/>
            <w:vAlign w:val="center"/>
          </w:tcPr>
          <w:p w14:paraId="1FB7A31B" w14:textId="189A376A" w:rsidR="00FF011D" w:rsidRPr="00901E28" w:rsidRDefault="00FA32CE" w:rsidP="00FF011D">
            <w:pPr>
              <w:widowControl/>
              <w:autoSpaceDE/>
              <w:autoSpaceDN/>
              <w:jc w:val="center"/>
              <w:rPr>
                <w:color w:val="000000"/>
                <w:sz w:val="24"/>
                <w:szCs w:val="24"/>
              </w:rPr>
            </w:pPr>
            <w:r>
              <w:rPr>
                <w:color w:val="000000"/>
                <w:sz w:val="24"/>
                <w:szCs w:val="24"/>
              </w:rPr>
              <w:t>Min</w:t>
            </w:r>
          </w:p>
        </w:tc>
        <w:tc>
          <w:tcPr>
            <w:tcW w:w="720" w:type="dxa"/>
            <w:vAlign w:val="center"/>
          </w:tcPr>
          <w:p w14:paraId="62F8F948" w14:textId="58EC814C" w:rsidR="00FF011D" w:rsidRPr="00901E28" w:rsidRDefault="00FF011D" w:rsidP="00FF011D">
            <w:pPr>
              <w:widowControl/>
              <w:autoSpaceDE/>
              <w:autoSpaceDN/>
              <w:jc w:val="center"/>
              <w:rPr>
                <w:color w:val="000000"/>
                <w:sz w:val="24"/>
                <w:szCs w:val="24"/>
              </w:rPr>
            </w:pPr>
            <w:r>
              <w:rPr>
                <w:color w:val="000000"/>
                <w:sz w:val="24"/>
                <w:szCs w:val="24"/>
              </w:rPr>
              <w:t>H</w:t>
            </w:r>
          </w:p>
        </w:tc>
        <w:tc>
          <w:tcPr>
            <w:tcW w:w="1345" w:type="dxa"/>
            <w:vAlign w:val="center"/>
          </w:tcPr>
          <w:p w14:paraId="04801B06" w14:textId="119CCF59" w:rsidR="00FF011D" w:rsidRPr="00901E28" w:rsidRDefault="00FF011D" w:rsidP="00FF011D">
            <w:pPr>
              <w:widowControl/>
              <w:autoSpaceDE/>
              <w:autoSpaceDN/>
              <w:jc w:val="center"/>
              <w:rPr>
                <w:color w:val="000000"/>
                <w:sz w:val="24"/>
                <w:szCs w:val="24"/>
              </w:rPr>
            </w:pPr>
            <w:r>
              <w:rPr>
                <w:color w:val="000000"/>
                <w:sz w:val="24"/>
                <w:szCs w:val="24"/>
              </w:rPr>
              <w:t>T, A</w:t>
            </w:r>
          </w:p>
        </w:tc>
      </w:tr>
    </w:tbl>
    <w:p w14:paraId="00B50B25" w14:textId="46B1252F" w:rsidR="002A5FF4" w:rsidRPr="002A5FF4" w:rsidRDefault="00022135" w:rsidP="00D3501E">
      <w:r>
        <w:t>*</w:t>
      </w:r>
      <w:r w:rsidR="002A5FF4" w:rsidRPr="002A5FF4">
        <w:t xml:space="preserve"> Risk of meeting specification: (H) High, (M) Medium, (L) Low</w:t>
      </w:r>
      <w:r w:rsidR="002A5FF4" w:rsidRPr="002A5FF4">
        <w:br/>
      </w:r>
      <w:r>
        <w:t>*</w:t>
      </w:r>
      <w:r w:rsidR="002A5FF4" w:rsidRPr="002A5FF4">
        <w:t>* Compliance Methods: (A) Analysis, (I) Inspection, (S) Similar to Existing, (T) Test</w:t>
      </w:r>
    </w:p>
    <w:p w14:paraId="1EC5466D" w14:textId="77777777" w:rsidR="000A2330" w:rsidRDefault="000A2330" w:rsidP="00F77ED8">
      <w:pPr>
        <w:pStyle w:val="BodyText"/>
      </w:pPr>
    </w:p>
    <w:p w14:paraId="1E07CB2C" w14:textId="77777777" w:rsidR="00D50B22" w:rsidRDefault="00D50B22" w:rsidP="00F77ED8">
      <w:pPr>
        <w:pStyle w:val="BodyText"/>
      </w:pPr>
    </w:p>
    <w:p w14:paraId="1666F355" w14:textId="4284F137" w:rsidR="0098550F" w:rsidRDefault="009813BB" w:rsidP="003F7CAC">
      <w:pPr>
        <w:widowControl/>
        <w:autoSpaceDE/>
        <w:autoSpaceDN/>
        <w:spacing w:after="160" w:line="278" w:lineRule="auto"/>
      </w:pPr>
      <w:r>
        <w:rPr>
          <w:b/>
          <w:bCs/>
          <w:sz w:val="36"/>
          <w:szCs w:val="36"/>
        </w:rPr>
        <w:br w:type="page"/>
      </w:r>
    </w:p>
    <w:p w14:paraId="2EBA932B" w14:textId="06D8D87E" w:rsidR="00E55A05" w:rsidRPr="00DD6B3B" w:rsidRDefault="00B74C1B" w:rsidP="00DD6B3B">
      <w:pPr>
        <w:rPr>
          <w:b/>
          <w:sz w:val="36"/>
          <w:szCs w:val="36"/>
        </w:rPr>
      </w:pPr>
      <w:r>
        <w:rPr>
          <w:b/>
          <w:bCs/>
          <w:sz w:val="36"/>
          <w:szCs w:val="36"/>
        </w:rPr>
        <w:lastRenderedPageBreak/>
        <w:t>Annotated Bibliography</w:t>
      </w:r>
    </w:p>
    <w:p w14:paraId="5D4E419F" w14:textId="77777777" w:rsidR="003E508C" w:rsidRDefault="003E508C" w:rsidP="008B37BB">
      <w:pPr>
        <w:pStyle w:val="ListParagraph"/>
        <w:spacing w:before="120"/>
        <w:ind w:hanging="360"/>
        <w:contextualSpacing w:val="0"/>
        <w:rPr>
          <w:color w:val="0F4761" w:themeColor="accent1" w:themeShade="BF"/>
        </w:rPr>
      </w:pPr>
    </w:p>
    <w:p w14:paraId="048D710D" w14:textId="77777777" w:rsidR="00E55A05" w:rsidRPr="00DD6B3B" w:rsidRDefault="00E55A05" w:rsidP="00E55A05">
      <w:pPr>
        <w:pStyle w:val="ListParagraph"/>
        <w:spacing w:before="120"/>
        <w:ind w:hanging="360"/>
        <w:rPr>
          <w:b/>
        </w:rPr>
      </w:pPr>
      <w:r w:rsidRPr="00DD6B3B">
        <w:rPr>
          <w:b/>
        </w:rPr>
        <w:t>Books</w:t>
      </w:r>
    </w:p>
    <w:p w14:paraId="4136A0C4" w14:textId="77777777" w:rsidR="00E55A05" w:rsidRPr="00DD6B3B" w:rsidRDefault="00E55A05" w:rsidP="00E55A05">
      <w:pPr>
        <w:pStyle w:val="ListParagraph"/>
        <w:spacing w:before="120"/>
        <w:ind w:hanging="360"/>
      </w:pPr>
    </w:p>
    <w:p w14:paraId="67C25D03" w14:textId="77777777" w:rsidR="00E55A05" w:rsidRPr="00DD6B3B" w:rsidRDefault="00E55A05" w:rsidP="00E55A05">
      <w:pPr>
        <w:pStyle w:val="ListParagraph"/>
        <w:spacing w:before="120"/>
        <w:ind w:hanging="360"/>
      </w:pPr>
      <w:r w:rsidRPr="00DD6B3B">
        <w:t>[1] M. H. Sadraey, Design of Unmanned Aerial Systems. Hoboken, NJ, USA: Wiley, 2020.</w:t>
      </w:r>
    </w:p>
    <w:p w14:paraId="12B54360" w14:textId="77777777" w:rsidR="004A35DF" w:rsidRPr="00DD6B3B" w:rsidRDefault="004A35DF" w:rsidP="00E55A05">
      <w:pPr>
        <w:pStyle w:val="ListParagraph"/>
        <w:spacing w:before="120"/>
        <w:ind w:hanging="360"/>
      </w:pPr>
    </w:p>
    <w:p w14:paraId="6CFC326D" w14:textId="326BAF7A" w:rsidR="009475B9" w:rsidRPr="00DD6B3B" w:rsidRDefault="005C16C4" w:rsidP="005C16C4">
      <w:pPr>
        <w:pStyle w:val="ListParagraph"/>
        <w:widowControl/>
        <w:numPr>
          <w:ilvl w:val="0"/>
          <w:numId w:val="15"/>
        </w:numPr>
        <w:autoSpaceDE/>
        <w:autoSpaceDN/>
        <w:spacing w:after="160" w:line="279" w:lineRule="auto"/>
      </w:pPr>
      <w:r>
        <w:t>This textbook has a lot of useful information like specific aero sizing sections, a payload and camera topic, and a lot of information on target detection, which covers a lot of the areas that we are working on in this project.</w:t>
      </w:r>
    </w:p>
    <w:p w14:paraId="267725D1" w14:textId="77777777" w:rsidR="00E55A05" w:rsidRPr="00DD6B3B" w:rsidRDefault="00E55A05" w:rsidP="00E55A05">
      <w:pPr>
        <w:pStyle w:val="ListParagraph"/>
        <w:spacing w:before="120"/>
        <w:ind w:hanging="360"/>
      </w:pPr>
    </w:p>
    <w:p w14:paraId="43F281B7" w14:textId="77777777" w:rsidR="00E55A05" w:rsidRPr="00DD6B3B" w:rsidRDefault="00E55A05" w:rsidP="00E55A05">
      <w:pPr>
        <w:pStyle w:val="ListParagraph"/>
        <w:spacing w:before="120"/>
        <w:ind w:hanging="360"/>
      </w:pPr>
      <w:r w:rsidRPr="00DD6B3B">
        <w:t xml:space="preserve">[2] K. P. Valavanis and G. J. </w:t>
      </w:r>
      <w:proofErr w:type="spellStart"/>
      <w:r w:rsidRPr="00DD6B3B">
        <w:t>Vachtsevanos</w:t>
      </w:r>
      <w:proofErr w:type="spellEnd"/>
      <w:r w:rsidRPr="00DD6B3B">
        <w:t xml:space="preserve">, Eds., Handbook of Unmanned Aerial Vehicles. Dordrecht, The Netherlands: Springer, 2015, </w:t>
      </w:r>
      <w:proofErr w:type="spellStart"/>
      <w:r w:rsidRPr="00DD6B3B">
        <w:t>doi</w:t>
      </w:r>
      <w:proofErr w:type="spellEnd"/>
      <w:r w:rsidRPr="00DD6B3B">
        <w:t>: 10.1007/978-90-481-9707-1.</w:t>
      </w:r>
    </w:p>
    <w:p w14:paraId="469F8438" w14:textId="77777777" w:rsidR="00DC4EA5" w:rsidRDefault="00DC4EA5" w:rsidP="00E55A05">
      <w:pPr>
        <w:pStyle w:val="ListParagraph"/>
        <w:spacing w:before="120"/>
        <w:ind w:hanging="360"/>
      </w:pPr>
    </w:p>
    <w:p w14:paraId="4DF3F843" w14:textId="302130FC" w:rsidR="00DC4EA5" w:rsidRPr="00DD6B3B" w:rsidRDefault="006B46C9" w:rsidP="006B46C9">
      <w:pPr>
        <w:pStyle w:val="ListParagraph"/>
        <w:numPr>
          <w:ilvl w:val="0"/>
          <w:numId w:val="15"/>
        </w:numPr>
      </w:pPr>
      <w:r>
        <w:t xml:space="preserve">This handbook pretty much covers everything about </w:t>
      </w:r>
      <w:proofErr w:type="gramStart"/>
      <w:r>
        <w:t>UAV’s</w:t>
      </w:r>
      <w:proofErr w:type="gramEnd"/>
      <w:r>
        <w:t xml:space="preserve">. It specifically goes into design and construction of UAV’s, kinematics and dynamics, and sensor utilization and localization of objects. </w:t>
      </w:r>
    </w:p>
    <w:p w14:paraId="49672B90" w14:textId="77777777" w:rsidR="00E55A05" w:rsidRPr="00DD6B3B" w:rsidRDefault="00E55A05" w:rsidP="00E55A05">
      <w:pPr>
        <w:pStyle w:val="ListParagraph"/>
        <w:spacing w:before="120"/>
        <w:ind w:hanging="360"/>
      </w:pPr>
    </w:p>
    <w:p w14:paraId="15FF043D" w14:textId="77777777" w:rsidR="00E55A05" w:rsidRPr="00DD6B3B" w:rsidRDefault="00E55A05" w:rsidP="00E55A05">
      <w:pPr>
        <w:pStyle w:val="ListParagraph"/>
        <w:spacing w:before="120"/>
        <w:ind w:hanging="360"/>
        <w:rPr>
          <w:b/>
        </w:rPr>
      </w:pPr>
      <w:r w:rsidRPr="00DD6B3B">
        <w:rPr>
          <w:b/>
        </w:rPr>
        <w:t>Journal articles</w:t>
      </w:r>
    </w:p>
    <w:p w14:paraId="7352523A" w14:textId="77777777" w:rsidR="00E55A05" w:rsidRPr="00DD6B3B" w:rsidRDefault="00E55A05" w:rsidP="00E55A05">
      <w:pPr>
        <w:pStyle w:val="ListParagraph"/>
        <w:spacing w:before="120"/>
        <w:ind w:hanging="360"/>
      </w:pPr>
    </w:p>
    <w:p w14:paraId="38297282" w14:textId="77777777" w:rsidR="00E55A05" w:rsidRPr="00DD6B3B" w:rsidRDefault="00E55A05" w:rsidP="00E55A05">
      <w:pPr>
        <w:pStyle w:val="ListParagraph"/>
        <w:spacing w:before="120"/>
        <w:ind w:hanging="360"/>
      </w:pPr>
      <w:r w:rsidRPr="00DD6B3B">
        <w:t xml:space="preserve">[3] O. Gur and A. Rosen, "Optimizing electric propulsion systems for unmanned aerial vehicles," J. Aircraft, vol. 46, no. 4, pp. 1340–1353, Jul.–Aug. 2009, </w:t>
      </w:r>
      <w:proofErr w:type="spellStart"/>
      <w:r w:rsidRPr="00DD6B3B">
        <w:t>doi</w:t>
      </w:r>
      <w:proofErr w:type="spellEnd"/>
      <w:r w:rsidRPr="00DD6B3B">
        <w:t>: 10.2514/1.41027.</w:t>
      </w:r>
    </w:p>
    <w:p w14:paraId="291AAD62" w14:textId="77777777" w:rsidR="00E55A05" w:rsidRPr="00DD6B3B" w:rsidRDefault="00E55A05" w:rsidP="00E55A05">
      <w:pPr>
        <w:pStyle w:val="ListParagraph"/>
        <w:spacing w:before="120"/>
        <w:ind w:hanging="360"/>
      </w:pPr>
    </w:p>
    <w:p w14:paraId="025FBAF9" w14:textId="2CB2FEE0" w:rsidR="00DC4EA5" w:rsidRDefault="004A77DF" w:rsidP="004A77DF">
      <w:pPr>
        <w:pStyle w:val="ListParagraph"/>
        <w:numPr>
          <w:ilvl w:val="0"/>
          <w:numId w:val="15"/>
        </w:numPr>
      </w:pPr>
      <w:r w:rsidRPr="00F8266F">
        <w:t xml:space="preserve">This paper builds a full motor/battery/propeller optimization model for a </w:t>
      </w:r>
      <w:proofErr w:type="gramStart"/>
      <w:r w:rsidRPr="00F8266F">
        <w:t>mini UAV</w:t>
      </w:r>
      <w:proofErr w:type="gramEnd"/>
      <w:r w:rsidRPr="00F8266F">
        <w:t xml:space="preserve"> </w:t>
      </w:r>
      <w:r>
        <w:t xml:space="preserve">in which </w:t>
      </w:r>
      <w:r w:rsidRPr="00F8266F">
        <w:t>their setup is basically our problem</w:t>
      </w:r>
      <w:r>
        <w:t>:</w:t>
      </w:r>
      <w:r w:rsidRPr="00F8266F">
        <w:t xml:space="preserve"> weight</w:t>
      </w:r>
      <w:r>
        <w:t xml:space="preserve"> limit</w:t>
      </w:r>
      <w:r w:rsidRPr="00F8266F">
        <w:t xml:space="preserve">, </w:t>
      </w:r>
      <w:r>
        <w:t xml:space="preserve">and stability </w:t>
      </w:r>
      <w:r w:rsidRPr="00F8266F">
        <w:t>over speed</w:t>
      </w:r>
      <w:r>
        <w:t>.</w:t>
      </w:r>
    </w:p>
    <w:p w14:paraId="2B816281" w14:textId="77777777" w:rsidR="00DC4EA5" w:rsidRPr="00DD6B3B" w:rsidRDefault="00DC4EA5" w:rsidP="00E55A05">
      <w:pPr>
        <w:pStyle w:val="ListParagraph"/>
        <w:spacing w:before="120"/>
        <w:ind w:hanging="360"/>
      </w:pPr>
    </w:p>
    <w:p w14:paraId="7F7A5F5D" w14:textId="77777777" w:rsidR="00E55A05" w:rsidRPr="00DD6B3B" w:rsidRDefault="00E55A05" w:rsidP="00E55A05">
      <w:pPr>
        <w:pStyle w:val="ListParagraph"/>
        <w:spacing w:before="120"/>
        <w:ind w:hanging="360"/>
      </w:pPr>
      <w:r w:rsidRPr="00DD6B3B">
        <w:t xml:space="preserve">[4] M. Biczyski, R. </w:t>
      </w:r>
      <w:proofErr w:type="spellStart"/>
      <w:r w:rsidRPr="00DD6B3B">
        <w:t>Sehab</w:t>
      </w:r>
      <w:proofErr w:type="spellEnd"/>
      <w:r w:rsidRPr="00DD6B3B">
        <w:t xml:space="preserve">, J. F. </w:t>
      </w:r>
      <w:proofErr w:type="spellStart"/>
      <w:r w:rsidRPr="00DD6B3B">
        <w:t>Whidborne</w:t>
      </w:r>
      <w:proofErr w:type="spellEnd"/>
      <w:r w:rsidRPr="00DD6B3B">
        <w:t xml:space="preserve">, G. Krebs, and P. Luk, "Multirotor sizing methodology with flight time estimation," J. Adv. Transp., vol. 2020, Art. no. 9689604, Jan. 2020, </w:t>
      </w:r>
      <w:proofErr w:type="spellStart"/>
      <w:r w:rsidRPr="00DD6B3B">
        <w:t>doi</w:t>
      </w:r>
      <w:proofErr w:type="spellEnd"/>
      <w:r w:rsidRPr="00DD6B3B">
        <w:t>: 10.1155/2020/9689604.</w:t>
      </w:r>
    </w:p>
    <w:p w14:paraId="14A98007" w14:textId="77777777" w:rsidR="00E55A05" w:rsidRPr="00DD6B3B" w:rsidRDefault="00E55A05" w:rsidP="00E55A05">
      <w:pPr>
        <w:pStyle w:val="ListParagraph"/>
        <w:spacing w:before="120"/>
        <w:ind w:hanging="360"/>
      </w:pPr>
    </w:p>
    <w:p w14:paraId="7424F34E" w14:textId="71B0584A" w:rsidR="00DC4EA5" w:rsidRDefault="00206C91" w:rsidP="00DC4EA5">
      <w:pPr>
        <w:pStyle w:val="ListParagraph"/>
        <w:numPr>
          <w:ilvl w:val="0"/>
          <w:numId w:val="15"/>
        </w:numPr>
        <w:spacing w:before="120"/>
      </w:pPr>
      <w:r>
        <w:t>This</w:t>
      </w:r>
      <w:r w:rsidRPr="0097041A">
        <w:t xml:space="preserve"> paper presents a sizing framework for selecting off</w:t>
      </w:r>
      <w:r>
        <w:t xml:space="preserve"> </w:t>
      </w:r>
      <w:r w:rsidRPr="0097041A">
        <w:t>the</w:t>
      </w:r>
      <w:r>
        <w:t xml:space="preserve"> </w:t>
      </w:r>
      <w:r w:rsidRPr="0097041A">
        <w:t>shelf propulsion components (propellers, BLDC motors, ESCs, and batteries) and estimating hover flight times without needing physical testing</w:t>
      </w:r>
      <w:r>
        <w:t>.</w:t>
      </w:r>
    </w:p>
    <w:p w14:paraId="0C6B5282" w14:textId="77777777" w:rsidR="00DC4EA5" w:rsidRPr="00DD6B3B" w:rsidRDefault="00DC4EA5" w:rsidP="00E55A05">
      <w:pPr>
        <w:pStyle w:val="ListParagraph"/>
        <w:spacing w:before="120"/>
        <w:ind w:hanging="360"/>
      </w:pPr>
    </w:p>
    <w:p w14:paraId="45A14F27" w14:textId="77777777" w:rsidR="00E55A05" w:rsidRPr="00DD6B3B" w:rsidRDefault="00E55A05" w:rsidP="00E55A05">
      <w:pPr>
        <w:pStyle w:val="ListParagraph"/>
        <w:spacing w:before="120"/>
        <w:ind w:hanging="360"/>
      </w:pPr>
      <w:r w:rsidRPr="00DD6B3B">
        <w:t xml:space="preserve">[5] I. </w:t>
      </w:r>
      <w:proofErr w:type="spellStart"/>
      <w:r w:rsidRPr="00DD6B3B">
        <w:t>Jarraya</w:t>
      </w:r>
      <w:proofErr w:type="spellEnd"/>
      <w:r w:rsidRPr="00DD6B3B">
        <w:t xml:space="preserve"> et al., "GNSS-denied unmanned aerial vehicle navigation: Analyzing computational complexity, sensor fusion, and localization methodologies," Satell. </w:t>
      </w:r>
      <w:proofErr w:type="spellStart"/>
      <w:r w:rsidRPr="00DD6B3B">
        <w:t>Navig</w:t>
      </w:r>
      <w:proofErr w:type="spellEnd"/>
      <w:r w:rsidRPr="00DD6B3B">
        <w:t xml:space="preserve">., vol. 6, Art. no. 9, 2025, </w:t>
      </w:r>
      <w:proofErr w:type="spellStart"/>
      <w:r w:rsidRPr="00DD6B3B">
        <w:t>doi</w:t>
      </w:r>
      <w:proofErr w:type="spellEnd"/>
      <w:r w:rsidRPr="00DD6B3B">
        <w:t>: 10.1186/s43020-025-00162-z.</w:t>
      </w:r>
    </w:p>
    <w:p w14:paraId="5866775D" w14:textId="77777777" w:rsidR="00E55A05" w:rsidRPr="00DD6B3B" w:rsidRDefault="00E55A05" w:rsidP="00E55A05">
      <w:pPr>
        <w:pStyle w:val="ListParagraph"/>
        <w:spacing w:before="120"/>
        <w:ind w:hanging="360"/>
      </w:pPr>
    </w:p>
    <w:p w14:paraId="6ABDE1FD" w14:textId="1241CC1B" w:rsidR="00DC4EA5" w:rsidRDefault="003C0236" w:rsidP="00491FB2">
      <w:pPr>
        <w:pStyle w:val="ListParagraph"/>
        <w:widowControl/>
        <w:numPr>
          <w:ilvl w:val="0"/>
          <w:numId w:val="15"/>
        </w:numPr>
        <w:autoSpaceDE/>
        <w:autoSpaceDN/>
        <w:spacing w:after="160" w:line="279" w:lineRule="auto"/>
      </w:pPr>
      <w:r>
        <w:t xml:space="preserve">This article gives an overview of a ton of different multi-sensor methods, with table overview at the end. It </w:t>
      </w:r>
      <w:r w:rsidR="00491FB2">
        <w:t xml:space="preserve">creates a </w:t>
      </w:r>
      <w:r>
        <w:t>distinction between absolute localization and relative localization, as well as pros and cons of each</w:t>
      </w:r>
      <w:r w:rsidR="00491FB2">
        <w:t>.</w:t>
      </w:r>
    </w:p>
    <w:p w14:paraId="634BF115" w14:textId="77777777" w:rsidR="00DC4EA5" w:rsidRPr="00DD6B3B" w:rsidRDefault="00DC4EA5" w:rsidP="00E55A05">
      <w:pPr>
        <w:pStyle w:val="ListParagraph"/>
        <w:spacing w:before="120"/>
        <w:ind w:hanging="360"/>
      </w:pPr>
    </w:p>
    <w:p w14:paraId="6DFE0FB6" w14:textId="77777777" w:rsidR="00E55A05" w:rsidRPr="00DD6B3B" w:rsidRDefault="00E55A05" w:rsidP="00E55A05">
      <w:pPr>
        <w:pStyle w:val="ListParagraph"/>
        <w:spacing w:before="120"/>
        <w:ind w:hanging="360"/>
      </w:pPr>
      <w:r w:rsidRPr="00DD6B3B">
        <w:t xml:space="preserve">[6] I. Munasinghe, A. Perera, and R. C. Deo, "A comprehensive review of UAV-UGV collaboration: Advancements and challenges," J. Sens. Actuator </w:t>
      </w:r>
      <w:proofErr w:type="spellStart"/>
      <w:r w:rsidRPr="00DD6B3B">
        <w:t>Netw</w:t>
      </w:r>
      <w:proofErr w:type="spellEnd"/>
      <w:r w:rsidRPr="00DD6B3B">
        <w:t xml:space="preserve">., vol. 13, no. 6, Art. no. 81, Nov. 2024, </w:t>
      </w:r>
      <w:proofErr w:type="spellStart"/>
      <w:r w:rsidRPr="00DD6B3B">
        <w:t>doi</w:t>
      </w:r>
      <w:proofErr w:type="spellEnd"/>
      <w:r w:rsidRPr="00DD6B3B">
        <w:t>: 10.3390/jsan13060081.</w:t>
      </w:r>
    </w:p>
    <w:p w14:paraId="46ADACA8" w14:textId="77777777" w:rsidR="00E55A05" w:rsidRPr="00DD6B3B" w:rsidRDefault="00E55A05" w:rsidP="00E55A05">
      <w:pPr>
        <w:pStyle w:val="ListParagraph"/>
        <w:spacing w:before="120"/>
        <w:ind w:hanging="360"/>
      </w:pPr>
    </w:p>
    <w:p w14:paraId="55B4ECF5" w14:textId="3741F52C" w:rsidR="00DC4EA5" w:rsidRPr="00DD6B3B" w:rsidRDefault="00A6412D" w:rsidP="00A6412D">
      <w:pPr>
        <w:pStyle w:val="ListParagraph"/>
        <w:numPr>
          <w:ilvl w:val="0"/>
          <w:numId w:val="15"/>
        </w:numPr>
        <w:spacing w:before="120"/>
      </w:pPr>
      <w:r>
        <w:t>Overview of intercommunication between UAV and UGV. Doesn’t really go into specifics, but serves more as an overview</w:t>
      </w:r>
    </w:p>
    <w:p w14:paraId="351FA9A4" w14:textId="77777777" w:rsidR="00A6412D" w:rsidRPr="00DD6B3B" w:rsidRDefault="00A6412D" w:rsidP="00A6412D">
      <w:pPr>
        <w:spacing w:before="120"/>
      </w:pPr>
    </w:p>
    <w:p w14:paraId="0FC58678" w14:textId="77777777" w:rsidR="00E55A05" w:rsidRPr="00DD6B3B" w:rsidRDefault="00E55A05" w:rsidP="00E55A05">
      <w:pPr>
        <w:pStyle w:val="ListParagraph"/>
        <w:spacing w:before="120"/>
        <w:ind w:hanging="360"/>
      </w:pPr>
      <w:r w:rsidRPr="00DD6B3B">
        <w:lastRenderedPageBreak/>
        <w:t xml:space="preserve">[7] Y. Ding, B. Xin, and J. Chen, "A review of recent advances in coordination between unmanned aerial and ground vehicles," Unmanned Syst., vol. 9, no. 1, pp. </w:t>
      </w:r>
      <w:proofErr w:type="gramStart"/>
      <w:r w:rsidRPr="00DD6B3B">
        <w:t>1–21</w:t>
      </w:r>
      <w:proofErr w:type="gramEnd"/>
      <w:r w:rsidRPr="00DD6B3B">
        <w:t xml:space="preserve">, 2021, </w:t>
      </w:r>
      <w:proofErr w:type="spellStart"/>
      <w:r w:rsidRPr="00DD6B3B">
        <w:t>doi</w:t>
      </w:r>
      <w:proofErr w:type="spellEnd"/>
      <w:r w:rsidRPr="00DD6B3B">
        <w:t>: 10.1142/S2301385021500084.</w:t>
      </w:r>
    </w:p>
    <w:p w14:paraId="27C4707A" w14:textId="77777777" w:rsidR="00E55A05" w:rsidRPr="00DD6B3B" w:rsidRDefault="00E55A05" w:rsidP="00E55A05">
      <w:pPr>
        <w:pStyle w:val="ListParagraph"/>
        <w:spacing w:before="120"/>
        <w:ind w:hanging="360"/>
      </w:pPr>
    </w:p>
    <w:p w14:paraId="1A9A65D3" w14:textId="00B3F373" w:rsidR="00DC4EA5" w:rsidRDefault="00185B4B" w:rsidP="00185B4B">
      <w:pPr>
        <w:pStyle w:val="ListParagraph"/>
        <w:widowControl/>
        <w:numPr>
          <w:ilvl w:val="0"/>
          <w:numId w:val="15"/>
        </w:numPr>
        <w:autoSpaceDE/>
        <w:autoSpaceDN/>
        <w:spacing w:after="160" w:line="279" w:lineRule="auto"/>
      </w:pPr>
      <w:r>
        <w:t>Goes into recent advances in UAV UGV communication. Goes into the challenges related to intercommunication – useful for identifying potential future hurdles.</w:t>
      </w:r>
    </w:p>
    <w:p w14:paraId="4A2A4EC3" w14:textId="77777777" w:rsidR="00DC4EA5" w:rsidRPr="00DD6B3B" w:rsidRDefault="00DC4EA5" w:rsidP="00E55A05">
      <w:pPr>
        <w:pStyle w:val="ListParagraph"/>
        <w:spacing w:before="120"/>
        <w:ind w:hanging="360"/>
      </w:pPr>
    </w:p>
    <w:p w14:paraId="361BCBB7" w14:textId="77777777" w:rsidR="00E55A05" w:rsidRPr="00DD6B3B" w:rsidRDefault="00E55A05" w:rsidP="00E55A05">
      <w:pPr>
        <w:pStyle w:val="ListParagraph"/>
        <w:spacing w:before="120"/>
        <w:ind w:hanging="360"/>
      </w:pPr>
      <w:r w:rsidRPr="00DD6B3B">
        <w:t xml:space="preserve">[8] L. Xin, Z. Tang, W. Gai, and H. Liu, "Vision-based autonomous landing for the UAV: A review," Aerospace, vol. 9, no. 11, Art. no. 634, Oct. 2022, </w:t>
      </w:r>
      <w:proofErr w:type="spellStart"/>
      <w:r w:rsidRPr="00DD6B3B">
        <w:t>doi</w:t>
      </w:r>
      <w:proofErr w:type="spellEnd"/>
      <w:r w:rsidRPr="00DD6B3B">
        <w:t>: 10.3390/aerospace9110634.</w:t>
      </w:r>
    </w:p>
    <w:p w14:paraId="63630BB0" w14:textId="77777777" w:rsidR="00E55A05" w:rsidRPr="00DD6B3B" w:rsidRDefault="00E55A05" w:rsidP="00E55A05">
      <w:pPr>
        <w:pStyle w:val="ListParagraph"/>
        <w:spacing w:before="120"/>
        <w:ind w:hanging="360"/>
      </w:pPr>
    </w:p>
    <w:p w14:paraId="03138278" w14:textId="7A2E6590" w:rsidR="00DC4EA5" w:rsidRDefault="00F73FEE" w:rsidP="00DC4EA5">
      <w:pPr>
        <w:pStyle w:val="ListParagraph"/>
        <w:numPr>
          <w:ilvl w:val="0"/>
          <w:numId w:val="15"/>
        </w:numPr>
        <w:spacing w:before="120"/>
      </w:pPr>
      <w:r>
        <w:t>Outlines different methods o</w:t>
      </w:r>
      <w:r w:rsidR="00602BEE">
        <w:t>f finding a landing spot and using it to aid landing</w:t>
      </w:r>
      <w:r w:rsidR="008F4F7A">
        <w:t xml:space="preserve">. </w:t>
      </w:r>
      <w:r w:rsidR="2A17A1DE">
        <w:t>Includes</w:t>
      </w:r>
      <w:r w:rsidR="008F4F7A">
        <w:t xml:space="preserve"> both static and dynamic cases.</w:t>
      </w:r>
    </w:p>
    <w:p w14:paraId="391F43B5" w14:textId="77777777" w:rsidR="00EA0471" w:rsidRDefault="00EA0471" w:rsidP="00EA0471">
      <w:pPr>
        <w:spacing w:before="120"/>
      </w:pPr>
    </w:p>
    <w:p w14:paraId="383A3315" w14:textId="77777777" w:rsidR="00EA0471" w:rsidRDefault="00EA0471" w:rsidP="00EA0471">
      <w:pPr>
        <w:pStyle w:val="ListParagraph"/>
        <w:spacing w:before="120"/>
        <w:ind w:hanging="360"/>
      </w:pPr>
      <w:r w:rsidRPr="004A5050">
        <w:t xml:space="preserve">[20] J. </w:t>
      </w:r>
      <w:proofErr w:type="spellStart"/>
      <w:r w:rsidRPr="004A5050">
        <w:t>Wróbel</w:t>
      </w:r>
      <w:proofErr w:type="spellEnd"/>
      <w:r w:rsidRPr="004A5050">
        <w:t xml:space="preserve">, K. </w:t>
      </w:r>
      <w:proofErr w:type="spellStart"/>
      <w:r w:rsidRPr="004A5050">
        <w:t>Jendryka</w:t>
      </w:r>
      <w:proofErr w:type="spellEnd"/>
      <w:r w:rsidRPr="004A5050">
        <w:t xml:space="preserve">, M. Milewski, A. Kierzkowski, M. </w:t>
      </w:r>
      <w:proofErr w:type="spellStart"/>
      <w:r w:rsidRPr="004A5050">
        <w:t>Stosiak</w:t>
      </w:r>
      <w:proofErr w:type="spellEnd"/>
      <w:r w:rsidRPr="004A5050">
        <w:t xml:space="preserve">, O. </w:t>
      </w:r>
      <w:proofErr w:type="spellStart"/>
      <w:r w:rsidRPr="004A5050">
        <w:t>Prentkovskis</w:t>
      </w:r>
      <w:proofErr w:type="spellEnd"/>
      <w:r w:rsidRPr="004A5050">
        <w:t xml:space="preserve">, and M. Karpenko, "Experimental modal testing of lightweight composite UAV structures: Methods and key challenges," </w:t>
      </w:r>
      <w:r w:rsidRPr="004A5050">
        <w:rPr>
          <w:i/>
          <w:iCs/>
        </w:rPr>
        <w:t>Machines</w:t>
      </w:r>
      <w:r w:rsidRPr="004A5050">
        <w:t xml:space="preserve">, vol. 14, no. 4, Art. no. 457, Apr. 2026, </w:t>
      </w:r>
      <w:proofErr w:type="spellStart"/>
      <w:r w:rsidRPr="004A5050">
        <w:t>doi</w:t>
      </w:r>
      <w:proofErr w:type="spellEnd"/>
      <w:r w:rsidRPr="004A5050">
        <w:t>: 10.3390/machines14040457.</w:t>
      </w:r>
    </w:p>
    <w:p w14:paraId="2BC683EC" w14:textId="77777777" w:rsidR="00EA0471" w:rsidRDefault="00EA0471" w:rsidP="00EA0471">
      <w:pPr>
        <w:pStyle w:val="ListParagraph"/>
        <w:spacing w:before="120"/>
        <w:ind w:hanging="360"/>
      </w:pPr>
    </w:p>
    <w:p w14:paraId="79BFBFA9" w14:textId="77777777" w:rsidR="00EA0471" w:rsidRPr="004A5050" w:rsidRDefault="00EA0471" w:rsidP="00EA0471">
      <w:pPr>
        <w:pStyle w:val="ListParagraph"/>
        <w:numPr>
          <w:ilvl w:val="0"/>
          <w:numId w:val="15"/>
        </w:numPr>
        <w:spacing w:before="120"/>
      </w:pPr>
      <w:r>
        <w:t>D</w:t>
      </w:r>
      <w:r w:rsidRPr="007C035D">
        <w:t xml:space="preserve">emonstrates that while this composite stack-up offers an exceptional strength-to-weight ratio for ultra-lightweight UAV components, </w:t>
      </w:r>
      <w:proofErr w:type="gramStart"/>
      <w:r w:rsidRPr="007C035D">
        <w:t>it’s</w:t>
      </w:r>
      <w:proofErr w:type="gramEnd"/>
      <w:r w:rsidRPr="007C035D">
        <w:t xml:space="preserve"> </w:t>
      </w:r>
      <w:r>
        <w:t>extremely</w:t>
      </w:r>
      <w:r w:rsidRPr="007C035D">
        <w:t xml:space="preserve"> low mass makes the dynamic response highly sensitive to boundary conditions and localized mass loading</w:t>
      </w:r>
      <w:r>
        <w:t>.</w:t>
      </w:r>
    </w:p>
    <w:p w14:paraId="4C28A8CF" w14:textId="77777777" w:rsidR="00EA0471" w:rsidRDefault="00EA0471" w:rsidP="00EA0471">
      <w:pPr>
        <w:pStyle w:val="ListParagraph"/>
        <w:spacing w:before="120"/>
        <w:ind w:hanging="360"/>
        <w:rPr>
          <w:b/>
          <w:bCs/>
        </w:rPr>
      </w:pPr>
    </w:p>
    <w:p w14:paraId="4937BB21" w14:textId="77777777" w:rsidR="00EA0471" w:rsidRDefault="00EA0471" w:rsidP="00EA0471">
      <w:pPr>
        <w:spacing w:before="120"/>
      </w:pPr>
    </w:p>
    <w:p w14:paraId="53715E17" w14:textId="77777777" w:rsidR="00DC4EA5" w:rsidRPr="00DD6B3B" w:rsidRDefault="00DC4EA5" w:rsidP="00E55A05">
      <w:pPr>
        <w:pStyle w:val="ListParagraph"/>
        <w:spacing w:before="120"/>
        <w:ind w:hanging="360"/>
      </w:pPr>
    </w:p>
    <w:p w14:paraId="69C44177" w14:textId="77777777" w:rsidR="00E55A05" w:rsidRPr="00DD6B3B" w:rsidRDefault="00E55A05" w:rsidP="00E55A05">
      <w:pPr>
        <w:pStyle w:val="ListParagraph"/>
        <w:spacing w:before="120"/>
        <w:ind w:hanging="360"/>
        <w:rPr>
          <w:b/>
        </w:rPr>
      </w:pPr>
      <w:r w:rsidRPr="00DD6B3B">
        <w:rPr>
          <w:b/>
        </w:rPr>
        <w:t>Conference papers</w:t>
      </w:r>
    </w:p>
    <w:p w14:paraId="29106CF7" w14:textId="77777777" w:rsidR="00E55A05" w:rsidRPr="00DD6B3B" w:rsidRDefault="00E55A05" w:rsidP="00E55A05">
      <w:pPr>
        <w:pStyle w:val="ListParagraph"/>
        <w:spacing w:before="120"/>
        <w:ind w:hanging="360"/>
      </w:pPr>
    </w:p>
    <w:p w14:paraId="7631076F" w14:textId="77777777" w:rsidR="00E55A05" w:rsidRPr="00DD6B3B" w:rsidRDefault="00E55A05" w:rsidP="00E55A05">
      <w:pPr>
        <w:pStyle w:val="ListParagraph"/>
        <w:spacing w:before="120"/>
        <w:ind w:hanging="360"/>
      </w:pPr>
      <w:r w:rsidRPr="00DD6B3B">
        <w:t xml:space="preserve">[9] J. Strawson, P. Cao, D. Tran, T. Bewley, and F. Kuester, "Monocoque multirotor airframe design with rotor orientations optimized for direct 6-DoF UAV flight control," in Proc. AIAA AVIATION 2021 Forum, Virtual Event, Aug. 2021, Paper AIAA 2021-2431, </w:t>
      </w:r>
      <w:proofErr w:type="spellStart"/>
      <w:r w:rsidRPr="00DD6B3B">
        <w:t>doi</w:t>
      </w:r>
      <w:proofErr w:type="spellEnd"/>
      <w:r w:rsidRPr="00DD6B3B">
        <w:t>: 10.2514/6.2021-2431.</w:t>
      </w:r>
    </w:p>
    <w:p w14:paraId="51F72702" w14:textId="77777777" w:rsidR="00E55A05" w:rsidRPr="00DD6B3B" w:rsidRDefault="00E55A05" w:rsidP="00E55A05">
      <w:pPr>
        <w:pStyle w:val="ListParagraph"/>
        <w:spacing w:before="120"/>
        <w:ind w:hanging="360"/>
      </w:pPr>
    </w:p>
    <w:p w14:paraId="628EE48E" w14:textId="60D84EB5" w:rsidR="00DC4EA5" w:rsidRDefault="007E55C3" w:rsidP="00DC4EA5">
      <w:pPr>
        <w:pStyle w:val="ListParagraph"/>
        <w:numPr>
          <w:ilvl w:val="0"/>
          <w:numId w:val="15"/>
        </w:numPr>
        <w:spacing w:before="120"/>
      </w:pPr>
      <w:r>
        <w:t>Paper s</w:t>
      </w:r>
      <w:r w:rsidRPr="009A7C4C">
        <w:t>how</w:t>
      </w:r>
      <w:r>
        <w:t>s</w:t>
      </w:r>
      <w:r w:rsidRPr="009A7C4C">
        <w:t xml:space="preserve"> a single load</w:t>
      </w:r>
      <w:r w:rsidRPr="009A7C4C">
        <w:noBreakHyphen/>
        <w:t>bearing shell can distribute motor and flight loads efficiently, integrate components without extra structure, and highlight thin</w:t>
      </w:r>
      <w:r w:rsidRPr="009A7C4C">
        <w:noBreakHyphen/>
        <w:t>shell stress behaviors that are directly relevant</w:t>
      </w:r>
      <w:r>
        <w:t>.</w:t>
      </w:r>
    </w:p>
    <w:p w14:paraId="06BCC7F1" w14:textId="77777777" w:rsidR="00DC4EA5" w:rsidRPr="00DD6B3B" w:rsidRDefault="00DC4EA5" w:rsidP="00E55A05">
      <w:pPr>
        <w:pStyle w:val="ListParagraph"/>
        <w:spacing w:before="120"/>
        <w:ind w:hanging="360"/>
      </w:pPr>
    </w:p>
    <w:p w14:paraId="11A050F8" w14:textId="77777777" w:rsidR="00E55A05" w:rsidRPr="00DD6B3B" w:rsidRDefault="00E55A05" w:rsidP="00E55A05">
      <w:pPr>
        <w:pStyle w:val="ListParagraph"/>
        <w:spacing w:before="120"/>
        <w:ind w:hanging="360"/>
      </w:pPr>
      <w:r w:rsidRPr="00DD6B3B">
        <w:t xml:space="preserve">[10] F. Pollet, S. </w:t>
      </w:r>
      <w:proofErr w:type="spellStart"/>
      <w:r w:rsidRPr="00DD6B3B">
        <w:t>Delbecq</w:t>
      </w:r>
      <w:proofErr w:type="spellEnd"/>
      <w:r w:rsidRPr="00DD6B3B">
        <w:t xml:space="preserve">, M. Budinger, and J.-M. Moschetta, "Design optimization of multirotor drones in forward flight," in Proc. 32nd </w:t>
      </w:r>
      <w:proofErr w:type="spellStart"/>
      <w:r w:rsidRPr="00DD6B3B">
        <w:t>Congr</w:t>
      </w:r>
      <w:proofErr w:type="spellEnd"/>
      <w:r w:rsidRPr="00DD6B3B">
        <w:t>. Int. Council Aeronaut. Sci. (ICAS), Shanghai, China, Sep. 2021.</w:t>
      </w:r>
    </w:p>
    <w:p w14:paraId="4E4EFA62" w14:textId="77777777" w:rsidR="00E55A05" w:rsidRPr="00DD6B3B" w:rsidRDefault="00E55A05" w:rsidP="00E55A05">
      <w:pPr>
        <w:pStyle w:val="ListParagraph"/>
        <w:spacing w:before="120"/>
        <w:ind w:hanging="360"/>
      </w:pPr>
    </w:p>
    <w:p w14:paraId="4AA1A250" w14:textId="49D42308" w:rsidR="00DC4EA5" w:rsidRDefault="00480DBA" w:rsidP="00480DBA">
      <w:pPr>
        <w:pStyle w:val="ListParagraph"/>
        <w:widowControl/>
        <w:numPr>
          <w:ilvl w:val="0"/>
          <w:numId w:val="15"/>
        </w:numPr>
        <w:autoSpaceDE/>
        <w:autoSpaceDN/>
      </w:pPr>
      <w:r w:rsidRPr="006747D9">
        <w:t>The paper highlights that airframe drag (</w:t>
      </w:r>
      <m:oMath>
        <m:sSub>
          <m:sSubPr>
            <m:ctrlPr>
              <w:rPr>
                <w:rFonts w:ascii="Cambria Math" w:hAnsi="Cambria Math" w:cs="Arial"/>
              </w:rPr>
            </m:ctrlPr>
          </m:sSubPr>
          <m:e>
            <m:r>
              <w:rPr>
                <w:rFonts w:ascii="Cambria Math" w:hAnsi="Cambria Math" w:cs="Arial"/>
              </w:rPr>
              <m:t>C</m:t>
            </m:r>
          </m:e>
          <m:sub>
            <m:r>
              <w:rPr>
                <w:rFonts w:ascii="Cambria Math" w:hAnsi="Cambria Math" w:cs="Arial"/>
              </w:rPr>
              <m:t>d</m:t>
            </m:r>
          </m:sub>
        </m:sSub>
      </m:oMath>
      <w:r w:rsidRPr="006747D9">
        <w:t>) and downward lift (</w:t>
      </w:r>
      <m:oMath>
        <m:sSub>
          <m:sSubPr>
            <m:ctrlPr>
              <w:rPr>
                <w:rFonts w:ascii="Cambria Math" w:hAnsi="Cambria Math" w:cs="Arial"/>
              </w:rPr>
            </m:ctrlPr>
          </m:sSubPr>
          <m:e>
            <m:r>
              <w:rPr>
                <w:rFonts w:ascii="Cambria Math" w:hAnsi="Cambria Math" w:cs="Arial"/>
              </w:rPr>
              <m:t>C</m:t>
            </m:r>
          </m:e>
          <m:sub>
            <m:r>
              <w:rPr>
                <w:rFonts w:ascii="Cambria Math" w:hAnsi="Cambria Math" w:cs="Arial"/>
              </w:rPr>
              <m:t>l</m:t>
            </m:r>
          </m:sub>
        </m:sSub>
      </m:oMath>
      <w:r w:rsidRPr="006747D9">
        <w:t xml:space="preserve">) scale with fuselage geometry and directly dictate the drone's tilt angle (angle of attack </w:t>
      </w:r>
      <m:oMath>
        <m:r>
          <w:rPr>
            <w:rFonts w:ascii="Cambria Math" w:hAnsi="Cambria Math" w:cs="Arial"/>
          </w:rPr>
          <m:t>α</m:t>
        </m:r>
      </m:oMath>
      <w:r w:rsidRPr="006747D9">
        <w:t>) during forward flight.</w:t>
      </w:r>
    </w:p>
    <w:p w14:paraId="6ED47B94" w14:textId="77777777" w:rsidR="00DC4EA5" w:rsidRPr="00DD6B3B" w:rsidRDefault="00DC4EA5" w:rsidP="00DC4EA5">
      <w:pPr>
        <w:spacing w:before="120"/>
        <w:ind w:left="360"/>
      </w:pPr>
    </w:p>
    <w:p w14:paraId="46E85599" w14:textId="77777777" w:rsidR="00E55A05" w:rsidRPr="00DD6B3B" w:rsidRDefault="00E55A05" w:rsidP="00E55A05">
      <w:pPr>
        <w:pStyle w:val="ListParagraph"/>
        <w:spacing w:before="120"/>
        <w:ind w:hanging="360"/>
        <w:rPr>
          <w:b/>
        </w:rPr>
      </w:pPr>
      <w:r w:rsidRPr="00DD6B3B">
        <w:rPr>
          <w:b/>
        </w:rPr>
        <w:t>Websites</w:t>
      </w:r>
    </w:p>
    <w:p w14:paraId="5A2899CF" w14:textId="77777777" w:rsidR="00E55A05" w:rsidRPr="00DD6B3B" w:rsidRDefault="00E55A05" w:rsidP="00E55A05">
      <w:pPr>
        <w:pStyle w:val="ListParagraph"/>
        <w:spacing w:before="120"/>
        <w:ind w:hanging="360"/>
      </w:pPr>
    </w:p>
    <w:p w14:paraId="62A1821F" w14:textId="71112440" w:rsidR="00E55A05" w:rsidRPr="00DD6B3B" w:rsidRDefault="00E55A05" w:rsidP="00E55A05">
      <w:pPr>
        <w:pStyle w:val="ListParagraph"/>
        <w:spacing w:before="120"/>
        <w:ind w:hanging="360"/>
      </w:pPr>
      <w:r w:rsidRPr="00DD6B3B">
        <w:t xml:space="preserve">[11] LIGPOWER, "Drone motor RPM explained: The key to performance," LIGPOWER Blog, Nov. 5, 2025. [Online]. Available: https://www.ligpower.com/blog/drone-motor-rpm-explained.html </w:t>
      </w:r>
    </w:p>
    <w:p w14:paraId="6909DCFD" w14:textId="77777777" w:rsidR="00E55A05" w:rsidRPr="00DD6B3B" w:rsidRDefault="00E55A05" w:rsidP="00E55A05">
      <w:pPr>
        <w:pStyle w:val="ListParagraph"/>
        <w:spacing w:before="120"/>
        <w:ind w:hanging="360"/>
      </w:pPr>
    </w:p>
    <w:p w14:paraId="04B53FDC" w14:textId="21ECC89E" w:rsidR="00DC4EA5" w:rsidRDefault="00F2489B" w:rsidP="00F2489B">
      <w:pPr>
        <w:pStyle w:val="ListParagraph"/>
        <w:numPr>
          <w:ilvl w:val="0"/>
          <w:numId w:val="15"/>
        </w:numPr>
      </w:pPr>
      <w:r w:rsidRPr="00F2489B">
        <w:lastRenderedPageBreak/>
        <w:t>This paper talks about motor theory specifically how to pick accurate rpm ranges for the target goal. This will be important because we need to optimize the rpm of the motor to make it as efficient as possible</w:t>
      </w:r>
      <w:r>
        <w:t>.</w:t>
      </w:r>
    </w:p>
    <w:p w14:paraId="3C19EB21" w14:textId="77777777" w:rsidR="00DC4EA5" w:rsidRPr="00DD6B3B" w:rsidRDefault="00DC4EA5" w:rsidP="00E55A05">
      <w:pPr>
        <w:pStyle w:val="ListParagraph"/>
        <w:spacing w:before="120"/>
        <w:ind w:hanging="360"/>
      </w:pPr>
    </w:p>
    <w:p w14:paraId="3A6FCE2C" w14:textId="472F527C" w:rsidR="00E55A05" w:rsidRPr="00DD6B3B" w:rsidRDefault="00E55A05" w:rsidP="00E55A05">
      <w:pPr>
        <w:pStyle w:val="ListParagraph"/>
        <w:spacing w:before="120"/>
        <w:ind w:hanging="360"/>
      </w:pPr>
      <w:r w:rsidRPr="00DD6B3B">
        <w:t xml:space="preserve">[12] </w:t>
      </w:r>
      <w:proofErr w:type="spellStart"/>
      <w:r w:rsidRPr="00DD6B3B">
        <w:t>Exyn</w:t>
      </w:r>
      <w:proofErr w:type="spellEnd"/>
      <w:r w:rsidRPr="00DD6B3B">
        <w:t xml:space="preserve"> Technologies, "The differences between online &amp; offline SLAM," </w:t>
      </w:r>
      <w:proofErr w:type="spellStart"/>
      <w:r w:rsidRPr="00DD6B3B">
        <w:t>Exyn</w:t>
      </w:r>
      <w:proofErr w:type="spellEnd"/>
      <w:r w:rsidRPr="00DD6B3B">
        <w:t xml:space="preserve"> Technologies, Oct. 7, 2024. [Online]. Available: https://www.exyn.com/news/difference-between-online-and-offline-slam </w:t>
      </w:r>
    </w:p>
    <w:p w14:paraId="6E4535EA" w14:textId="77777777" w:rsidR="00E55A05" w:rsidRPr="00DD6B3B" w:rsidRDefault="00E55A05" w:rsidP="00E55A05">
      <w:pPr>
        <w:pStyle w:val="ListParagraph"/>
        <w:spacing w:before="120"/>
        <w:ind w:hanging="360"/>
      </w:pPr>
    </w:p>
    <w:p w14:paraId="2F47E034" w14:textId="7516002C" w:rsidR="00DC4EA5" w:rsidRDefault="6C065075" w:rsidP="00DC4EA5">
      <w:pPr>
        <w:pStyle w:val="ListParagraph"/>
        <w:numPr>
          <w:ilvl w:val="0"/>
          <w:numId w:val="15"/>
        </w:numPr>
        <w:spacing w:before="120"/>
      </w:pPr>
      <w:r>
        <w:t xml:space="preserve">Production example of a GPS-denied mapping drone that uses both online </w:t>
      </w:r>
      <w:proofErr w:type="spellStart"/>
      <w:r>
        <w:t>andapp</w:t>
      </w:r>
      <w:proofErr w:type="spellEnd"/>
      <w:r>
        <w:t xml:space="preserve"> offline LiDAR to build detailed maps of enclosed areas. Their website has a section specifically on the SLAM method they use, which could be an inspiration for creating our own system that is similar.  </w:t>
      </w:r>
    </w:p>
    <w:p w14:paraId="4EA1D034" w14:textId="77777777" w:rsidR="00DC4EA5" w:rsidRPr="00DD6B3B" w:rsidRDefault="00DC4EA5" w:rsidP="00E55A05">
      <w:pPr>
        <w:pStyle w:val="ListParagraph"/>
        <w:spacing w:before="120"/>
        <w:ind w:hanging="360"/>
      </w:pPr>
    </w:p>
    <w:p w14:paraId="70323A3B" w14:textId="0BA422A8" w:rsidR="00E55A05" w:rsidRPr="005D3735" w:rsidRDefault="00E55A05" w:rsidP="00E55A05">
      <w:pPr>
        <w:pStyle w:val="ListParagraph"/>
        <w:spacing w:before="120"/>
        <w:ind w:hanging="360"/>
        <w:rPr>
          <w:lang w:val="fr-FR"/>
        </w:rPr>
      </w:pPr>
      <w:r w:rsidRPr="00DD6B3B">
        <w:rPr>
          <w:lang w:val="pt-BR"/>
        </w:rPr>
        <w:t xml:space="preserve">[13] NVIDIA, "Isaac ROS Visual SLAM," Isaac ROS </w:t>
      </w:r>
      <w:proofErr w:type="spellStart"/>
      <w:r w:rsidRPr="00DD6B3B">
        <w:rPr>
          <w:lang w:val="pt-BR"/>
        </w:rPr>
        <w:t>Documentation</w:t>
      </w:r>
      <w:proofErr w:type="spellEnd"/>
      <w:r w:rsidRPr="00DD6B3B">
        <w:rPr>
          <w:lang w:val="pt-BR"/>
        </w:rPr>
        <w:t xml:space="preserve">. </w:t>
      </w:r>
      <w:r w:rsidRPr="005D3735">
        <w:rPr>
          <w:lang w:val="fr-FR"/>
        </w:rPr>
        <w:t xml:space="preserve">[Online]. </w:t>
      </w:r>
      <w:proofErr w:type="spellStart"/>
      <w:proofErr w:type="gramStart"/>
      <w:r w:rsidRPr="005D3735">
        <w:rPr>
          <w:lang w:val="fr-FR"/>
        </w:rPr>
        <w:t>Available</w:t>
      </w:r>
      <w:proofErr w:type="spellEnd"/>
      <w:r w:rsidRPr="005D3735">
        <w:rPr>
          <w:lang w:val="fr-FR"/>
        </w:rPr>
        <w:t>:</w:t>
      </w:r>
      <w:proofErr w:type="gramEnd"/>
      <w:r w:rsidRPr="005D3735">
        <w:rPr>
          <w:lang w:val="fr-FR"/>
        </w:rPr>
        <w:t xml:space="preserve"> https://nvidia-isaac-ros.github.io/repositories_and_packages/isaac_ros_visual_slam/index.html </w:t>
      </w:r>
    </w:p>
    <w:p w14:paraId="51F0DCBF" w14:textId="77777777" w:rsidR="00E55A05" w:rsidRPr="005D3735" w:rsidRDefault="00E55A05" w:rsidP="00E55A05">
      <w:pPr>
        <w:pStyle w:val="ListParagraph"/>
        <w:spacing w:before="120"/>
        <w:ind w:hanging="360"/>
        <w:rPr>
          <w:lang w:val="fr-FR"/>
        </w:rPr>
      </w:pPr>
    </w:p>
    <w:p w14:paraId="6F0FF4B5" w14:textId="464E9917" w:rsidR="00DC4EA5" w:rsidRPr="00DD6B3B" w:rsidRDefault="00BB516C" w:rsidP="00F73FEE">
      <w:pPr>
        <w:pStyle w:val="ListParagraph"/>
        <w:numPr>
          <w:ilvl w:val="0"/>
          <w:numId w:val="15"/>
        </w:numPr>
        <w:spacing w:before="120"/>
      </w:pPr>
      <w:r>
        <w:t xml:space="preserve">Software </w:t>
      </w:r>
      <w:r w:rsidR="00BB6250">
        <w:t>package</w:t>
      </w:r>
      <w:r>
        <w:t xml:space="preserve"> for VSLAM (visual </w:t>
      </w:r>
      <w:r w:rsidR="00BB6250">
        <w:t>simultaneous</w:t>
      </w:r>
      <w:r>
        <w:t xml:space="preserve"> </w:t>
      </w:r>
      <w:r w:rsidR="00BB6250">
        <w:t>localization</w:t>
      </w:r>
      <w:r>
        <w:t xml:space="preserve"> and m</w:t>
      </w:r>
      <w:r w:rsidR="00BB6250">
        <w:t>apping)</w:t>
      </w:r>
      <w:r w:rsidR="00F73FEE">
        <w:t>, specifically used in GPS-denied environments</w:t>
      </w:r>
    </w:p>
    <w:p w14:paraId="20517A35" w14:textId="77777777" w:rsidR="00E55A05" w:rsidRPr="00FF16AF" w:rsidRDefault="00E55A05" w:rsidP="00E55A05">
      <w:pPr>
        <w:pStyle w:val="ListParagraph"/>
        <w:spacing w:before="120"/>
        <w:ind w:hanging="360"/>
        <w:rPr>
          <w:b/>
        </w:rPr>
      </w:pPr>
      <w:r w:rsidRPr="00FF16AF">
        <w:rPr>
          <w:b/>
        </w:rPr>
        <w:t>Videos</w:t>
      </w:r>
    </w:p>
    <w:p w14:paraId="70CA0F87" w14:textId="77777777" w:rsidR="00E55A05" w:rsidRPr="00FF16AF" w:rsidRDefault="00E55A05" w:rsidP="00E55A05">
      <w:pPr>
        <w:pStyle w:val="ListParagraph"/>
        <w:spacing w:before="120"/>
        <w:ind w:hanging="360"/>
      </w:pPr>
    </w:p>
    <w:p w14:paraId="12C2AACD" w14:textId="720A2E6E" w:rsidR="00E55A05" w:rsidRPr="00DD6B3B" w:rsidRDefault="00E55A05" w:rsidP="00E55A05">
      <w:pPr>
        <w:pStyle w:val="ListParagraph"/>
        <w:spacing w:before="120"/>
        <w:ind w:hanging="360"/>
      </w:pPr>
      <w:r w:rsidRPr="00DD6B3B">
        <w:t xml:space="preserve">[14] N. Rehm, "The difference between a drone flight controller and flight computer," YouTube. [Online Video]. Available: https://youtu.be/PlKeFj5teo4 </w:t>
      </w:r>
    </w:p>
    <w:p w14:paraId="511F3E95" w14:textId="77777777" w:rsidR="00E55A05" w:rsidRPr="00DD6B3B" w:rsidRDefault="00E55A05" w:rsidP="00E55A05">
      <w:pPr>
        <w:pStyle w:val="ListParagraph"/>
        <w:spacing w:before="120"/>
        <w:ind w:hanging="360"/>
      </w:pPr>
    </w:p>
    <w:p w14:paraId="6BE702B2" w14:textId="7F2BEC8D" w:rsidR="00DC4EA5" w:rsidRDefault="487B547A" w:rsidP="00DC4EA5">
      <w:pPr>
        <w:pStyle w:val="ListParagraph"/>
        <w:numPr>
          <w:ilvl w:val="0"/>
          <w:numId w:val="15"/>
        </w:numPr>
        <w:spacing w:before="120"/>
      </w:pPr>
      <w:r>
        <w:t xml:space="preserve">Video </w:t>
      </w:r>
      <w:proofErr w:type="gramStart"/>
      <w:r>
        <w:t>explaining</w:t>
      </w:r>
      <w:proofErr w:type="gramEnd"/>
      <w:r>
        <w:t xml:space="preserve"> the uses of flight controllers and flight computers. It also explains their different use cases and why autonomous drones having both is a good idea. This is relevant for the integration of the autonomous system to our multirotor mapping drone.  </w:t>
      </w:r>
    </w:p>
    <w:p w14:paraId="4493E6F0" w14:textId="77777777" w:rsidR="00DC4EA5" w:rsidRPr="00DD6B3B" w:rsidRDefault="00DC4EA5" w:rsidP="00E55A05">
      <w:pPr>
        <w:pStyle w:val="ListParagraph"/>
        <w:spacing w:before="120"/>
        <w:ind w:hanging="360"/>
      </w:pPr>
    </w:p>
    <w:p w14:paraId="36B0B83D" w14:textId="77074BD1" w:rsidR="00E55A05" w:rsidRPr="00DD6B3B" w:rsidRDefault="00E55A05" w:rsidP="00E55A05">
      <w:pPr>
        <w:pStyle w:val="ListParagraph"/>
        <w:spacing w:before="120"/>
        <w:ind w:hanging="360"/>
      </w:pPr>
      <w:r w:rsidRPr="00DD6B3B">
        <w:t xml:space="preserve">[15] Hoarder Sam, "I built a $150 autonomous drone (step by step)," YouTube. [Online Video]. Available: https://youtu.be/uC9hVyqGvDE </w:t>
      </w:r>
    </w:p>
    <w:p w14:paraId="3498DB65" w14:textId="77777777" w:rsidR="00E55A05" w:rsidRPr="00DD6B3B" w:rsidRDefault="00E55A05" w:rsidP="00E55A05">
      <w:pPr>
        <w:pStyle w:val="ListParagraph"/>
        <w:spacing w:before="120"/>
        <w:ind w:hanging="360"/>
      </w:pPr>
    </w:p>
    <w:p w14:paraId="4A2628A1" w14:textId="668C8812" w:rsidR="00DC4EA5" w:rsidRDefault="4589964E" w:rsidP="00DC4EA5">
      <w:pPr>
        <w:pStyle w:val="ListParagraph"/>
        <w:numPr>
          <w:ilvl w:val="0"/>
          <w:numId w:val="15"/>
        </w:numPr>
        <w:spacing w:before="120"/>
      </w:pPr>
      <w:r>
        <w:t xml:space="preserve">Video explaining the basics of multirotor drone building and how the components work together to create a working drone. Does not have an autonomous aspect, but having a flying drone is the first step in creating one that is autonomous. </w:t>
      </w:r>
      <w:r w:rsidRPr="5DBAE75A">
        <w:t xml:space="preserve"> </w:t>
      </w:r>
    </w:p>
    <w:p w14:paraId="2DAEFE62" w14:textId="77777777" w:rsidR="00DC4EA5" w:rsidRPr="00DD6B3B" w:rsidRDefault="00DC4EA5" w:rsidP="00E55A05">
      <w:pPr>
        <w:pStyle w:val="ListParagraph"/>
        <w:spacing w:before="120"/>
        <w:ind w:hanging="360"/>
      </w:pPr>
    </w:p>
    <w:p w14:paraId="6725865C" w14:textId="59ACD8F8" w:rsidR="00E55A05" w:rsidRPr="00DD6B3B" w:rsidRDefault="00E55A05" w:rsidP="00E55A05">
      <w:pPr>
        <w:pStyle w:val="ListParagraph"/>
        <w:spacing w:before="120"/>
        <w:ind w:hanging="360"/>
      </w:pPr>
      <w:r w:rsidRPr="00DD6B3B">
        <w:t>[16] M. Grob, "</w:t>
      </w:r>
      <w:proofErr w:type="spellStart"/>
      <w:r w:rsidRPr="00DD6B3B">
        <w:t>Multicopter</w:t>
      </w:r>
      <w:proofErr w:type="spellEnd"/>
      <w:r w:rsidRPr="00DD6B3B">
        <w:t xml:space="preserve"> 101: From design to flight with PX4," PX4 Autopilot, YouTube. [Online Video]. Available: https://youtu.be/AWzlUBKaMnY </w:t>
      </w:r>
    </w:p>
    <w:p w14:paraId="25A05B01" w14:textId="77777777" w:rsidR="00E55A05" w:rsidRPr="00DD6B3B" w:rsidRDefault="00E55A05" w:rsidP="00E55A05">
      <w:pPr>
        <w:pStyle w:val="ListParagraph"/>
        <w:spacing w:before="120"/>
        <w:ind w:hanging="360"/>
      </w:pPr>
    </w:p>
    <w:p w14:paraId="6FF6D8DB" w14:textId="14493B80" w:rsidR="00DC4EA5" w:rsidRDefault="003A5E54" w:rsidP="003A5E54">
      <w:pPr>
        <w:pStyle w:val="ListParagraph"/>
        <w:numPr>
          <w:ilvl w:val="0"/>
          <w:numId w:val="15"/>
        </w:numPr>
      </w:pPr>
      <w:r w:rsidRPr="003A5E54">
        <w:t>Video about prioritizing mechanically simple quadrotors, centering mass to avoid wasted thrust, and using rigid materials like carbon fiber or aluminum because software cannot fix structural flex or hardware vibrations.</w:t>
      </w:r>
    </w:p>
    <w:p w14:paraId="14C0BF50" w14:textId="77777777" w:rsidR="00DC4EA5" w:rsidRPr="00DD6B3B" w:rsidRDefault="00DC4EA5" w:rsidP="00E55A05">
      <w:pPr>
        <w:pStyle w:val="ListParagraph"/>
        <w:spacing w:before="120"/>
        <w:ind w:hanging="360"/>
      </w:pPr>
    </w:p>
    <w:p w14:paraId="13CFF834" w14:textId="4621A3DE" w:rsidR="00E55A05" w:rsidRPr="00DD6B3B" w:rsidRDefault="00E55A05" w:rsidP="00E55A05">
      <w:pPr>
        <w:pStyle w:val="ListParagraph"/>
        <w:spacing w:before="120"/>
        <w:ind w:hanging="360"/>
      </w:pPr>
      <w:r w:rsidRPr="00DD6B3B">
        <w:t xml:space="preserve">[17] Electric Aviation, "Multirotor electric aircraft: Design principles," YouTube. [Online Video]. Available: https://youtu.be/zj71OQoRMtc </w:t>
      </w:r>
    </w:p>
    <w:p w14:paraId="2C719744" w14:textId="77777777" w:rsidR="00E55A05" w:rsidRPr="00DD6B3B" w:rsidRDefault="00E55A05" w:rsidP="00E55A05">
      <w:pPr>
        <w:pStyle w:val="ListParagraph"/>
        <w:spacing w:before="120"/>
        <w:ind w:hanging="360"/>
      </w:pPr>
    </w:p>
    <w:p w14:paraId="7F399903" w14:textId="30135C65" w:rsidR="00DC4EA5" w:rsidRDefault="00B43A3B" w:rsidP="00DC4EA5">
      <w:pPr>
        <w:pStyle w:val="ListParagraph"/>
        <w:numPr>
          <w:ilvl w:val="0"/>
          <w:numId w:val="15"/>
        </w:numPr>
        <w:spacing w:before="120"/>
      </w:pPr>
      <w:r w:rsidRPr="00B43A3B">
        <w:t>Video about the impact of airframe scaling. It demonstrates that maximizing rotor area lowers disk loading, allowing the airframe to move more air mass at lower velocities for vastly improved hover efficiency and flight range.</w:t>
      </w:r>
    </w:p>
    <w:p w14:paraId="7DA5A94D" w14:textId="77777777" w:rsidR="00DC4EA5" w:rsidRPr="00DD6B3B" w:rsidRDefault="00DC4EA5" w:rsidP="00E55A05">
      <w:pPr>
        <w:pStyle w:val="ListParagraph"/>
        <w:spacing w:before="120"/>
        <w:ind w:hanging="360"/>
      </w:pPr>
    </w:p>
    <w:p w14:paraId="1CC4E445" w14:textId="1DAB4FC3" w:rsidR="00E55A05" w:rsidRPr="00DD6B3B" w:rsidRDefault="00E55A05" w:rsidP="00E55A05">
      <w:pPr>
        <w:pStyle w:val="ListParagraph"/>
        <w:spacing w:before="120"/>
        <w:ind w:hanging="360"/>
      </w:pPr>
      <w:r w:rsidRPr="00DD6B3B">
        <w:t xml:space="preserve">[18] N. Rehm, "GPS-denied, anti-jam autonomous DIY drone: How it works," YouTube. [Online Video]. Available: </w:t>
      </w:r>
      <w:hyperlink r:id="rId17" w:history="1">
        <w:r w:rsidR="006A23C4" w:rsidRPr="00DD6B3B">
          <w:rPr>
            <w:rStyle w:val="Hyperlink"/>
            <w:color w:val="auto"/>
          </w:rPr>
          <w:t>https://youtu.be/p8frNNYQNV4</w:t>
        </w:r>
      </w:hyperlink>
      <w:r w:rsidR="006A23C4" w:rsidRPr="00DD6B3B">
        <w:t xml:space="preserve"> </w:t>
      </w:r>
    </w:p>
    <w:p w14:paraId="4875F95E" w14:textId="77777777" w:rsidR="00E55A05" w:rsidRPr="00DD6B3B" w:rsidRDefault="00E55A05" w:rsidP="00E55A05">
      <w:pPr>
        <w:pStyle w:val="ListParagraph"/>
        <w:spacing w:before="120"/>
        <w:ind w:hanging="360"/>
      </w:pPr>
    </w:p>
    <w:p w14:paraId="35555E70" w14:textId="4979DF16" w:rsidR="00DC4EA5" w:rsidRDefault="1462A5BA" w:rsidP="00DC4EA5">
      <w:pPr>
        <w:pStyle w:val="ListParagraph"/>
        <w:numPr>
          <w:ilvl w:val="0"/>
          <w:numId w:val="15"/>
        </w:numPr>
        <w:spacing w:before="120"/>
      </w:pPr>
      <w:r>
        <w:t xml:space="preserve">Video shows a drone using optical shift/accelerometer readings for positioning in GPS-denied environments. This drone also has obstacle detection and an optimal path algorithm integrated to have it move entirely autonomously. The video also explains how he went about creating this drone and the different software he utilized in its creation. This is a great example of technology we could use in creating our mapping system.  </w:t>
      </w:r>
    </w:p>
    <w:p w14:paraId="64A845D7" w14:textId="77777777" w:rsidR="00DC4EA5" w:rsidRPr="00DD6B3B" w:rsidRDefault="00DC4EA5" w:rsidP="00E55A05">
      <w:pPr>
        <w:pStyle w:val="ListParagraph"/>
        <w:spacing w:before="120"/>
        <w:ind w:hanging="360"/>
      </w:pPr>
    </w:p>
    <w:p w14:paraId="5FA57E0B" w14:textId="7D54378B" w:rsidR="003E508C" w:rsidRPr="00FF16AF" w:rsidDel="003E508C" w:rsidRDefault="00E55A05" w:rsidP="009475B9">
      <w:pPr>
        <w:pStyle w:val="ListParagraph"/>
        <w:spacing w:before="120"/>
        <w:ind w:hanging="360"/>
        <w:contextualSpacing w:val="0"/>
        <w:rPr>
          <w:lang w:val="fr-FR"/>
        </w:rPr>
      </w:pPr>
      <w:r w:rsidRPr="00DD6B3B">
        <w:t xml:space="preserve">[19] OpenCV, "Rethinking drone autonomy in GPS-denied environments – OpenCV Live 217," YouTube. </w:t>
      </w:r>
      <w:r w:rsidRPr="00FF16AF">
        <w:rPr>
          <w:lang w:val="fr-FR"/>
        </w:rPr>
        <w:t xml:space="preserve">[Online </w:t>
      </w:r>
      <w:proofErr w:type="spellStart"/>
      <w:r w:rsidRPr="00FF16AF">
        <w:rPr>
          <w:lang w:val="fr-FR"/>
        </w:rPr>
        <w:t>Video</w:t>
      </w:r>
      <w:proofErr w:type="spellEnd"/>
      <w:r w:rsidRPr="00FF16AF">
        <w:rPr>
          <w:lang w:val="fr-FR"/>
        </w:rPr>
        <w:t xml:space="preserve">]. </w:t>
      </w:r>
      <w:proofErr w:type="spellStart"/>
      <w:proofErr w:type="gramStart"/>
      <w:r w:rsidRPr="00FF16AF">
        <w:rPr>
          <w:lang w:val="fr-FR"/>
        </w:rPr>
        <w:t>Available</w:t>
      </w:r>
      <w:proofErr w:type="spellEnd"/>
      <w:r w:rsidRPr="00FF16AF">
        <w:rPr>
          <w:lang w:val="fr-FR"/>
        </w:rPr>
        <w:t>:</w:t>
      </w:r>
      <w:proofErr w:type="gramEnd"/>
      <w:r w:rsidRPr="00FF16AF">
        <w:rPr>
          <w:lang w:val="fr-FR"/>
        </w:rPr>
        <w:t xml:space="preserve"> </w:t>
      </w:r>
      <w:hyperlink r:id="rId18" w:history="1">
        <w:r w:rsidR="00E62E6D" w:rsidRPr="00FF16AF">
          <w:rPr>
            <w:rStyle w:val="Hyperlink"/>
            <w:lang w:val="fr-FR"/>
          </w:rPr>
          <w:t>https://www.youtube.com/live/VfhvwLFGRyE</w:t>
        </w:r>
      </w:hyperlink>
      <w:r w:rsidRPr="00FF16AF">
        <w:rPr>
          <w:lang w:val="fr-FR"/>
        </w:rPr>
        <w:t xml:space="preserve"> </w:t>
      </w:r>
    </w:p>
    <w:p w14:paraId="59963204" w14:textId="5CA793E1" w:rsidR="009F2A31" w:rsidRPr="00FF16AF" w:rsidDel="003E508C" w:rsidRDefault="3E9DFF4B" w:rsidP="009F2A31">
      <w:pPr>
        <w:pStyle w:val="ListParagraph"/>
        <w:numPr>
          <w:ilvl w:val="0"/>
          <w:numId w:val="15"/>
        </w:numPr>
        <w:spacing w:before="120"/>
        <w:contextualSpacing w:val="0"/>
      </w:pPr>
      <w:r w:rsidRPr="3B40DEBB">
        <w:t>Another video of a PhD student presenting his thesis on GPS-denied drone navigation. This includes global localization and obstacle avoidance theory. This is another good example of how we could determine the position of our drone w/o GPS to help construct our map</w:t>
      </w:r>
    </w:p>
    <w:p w14:paraId="1380AD9C" w14:textId="77777777" w:rsidR="004A5050" w:rsidRPr="00984B3C" w:rsidRDefault="004A5050" w:rsidP="00EA0471">
      <w:pPr>
        <w:spacing w:before="120"/>
      </w:pPr>
    </w:p>
    <w:p w14:paraId="3376AD08" w14:textId="77777777" w:rsidR="004A5050" w:rsidRPr="00984B3C" w:rsidRDefault="004A5050" w:rsidP="00EA0471">
      <w:pPr>
        <w:spacing w:before="120"/>
      </w:pPr>
    </w:p>
    <w:p w14:paraId="23A87E53" w14:textId="6AD8DBB4" w:rsidR="004A5050" w:rsidRPr="004A5050" w:rsidRDefault="004A5050" w:rsidP="004A5050">
      <w:pPr>
        <w:pStyle w:val="ListParagraph"/>
        <w:spacing w:before="120"/>
        <w:ind w:hanging="360"/>
      </w:pPr>
      <w:r w:rsidRPr="004A5050">
        <w:rPr>
          <w:b/>
          <w:bCs/>
        </w:rPr>
        <w:t>Datasheets</w:t>
      </w:r>
    </w:p>
    <w:p w14:paraId="7661F528" w14:textId="77777777" w:rsidR="004A5050" w:rsidRDefault="004A5050" w:rsidP="004A5050">
      <w:pPr>
        <w:pStyle w:val="ListParagraph"/>
        <w:spacing w:before="120"/>
        <w:ind w:hanging="360"/>
      </w:pPr>
    </w:p>
    <w:p w14:paraId="1202F41F" w14:textId="4764857D" w:rsidR="004A5050" w:rsidRPr="004A5050" w:rsidRDefault="004A5050" w:rsidP="004A5050">
      <w:pPr>
        <w:pStyle w:val="ListParagraph"/>
        <w:spacing w:before="120"/>
        <w:ind w:hanging="360"/>
      </w:pPr>
      <w:r w:rsidRPr="004A5050">
        <w:t xml:space="preserve">[21] </w:t>
      </w:r>
      <w:proofErr w:type="spellStart"/>
      <w:r w:rsidRPr="004A5050">
        <w:t>Ultimaker</w:t>
      </w:r>
      <w:proofErr w:type="spellEnd"/>
      <w:r w:rsidRPr="004A5050">
        <w:t>, "</w:t>
      </w:r>
      <w:proofErr w:type="spellStart"/>
      <w:r w:rsidRPr="004A5050">
        <w:t>Ultimaker</w:t>
      </w:r>
      <w:proofErr w:type="spellEnd"/>
      <w:r w:rsidRPr="004A5050">
        <w:t xml:space="preserve"> PLA," Technical Data Sheet, v2.00, Apr. 20, 2022.</w:t>
      </w:r>
    </w:p>
    <w:p w14:paraId="278B0710" w14:textId="77777777" w:rsidR="009563EA" w:rsidRDefault="009563EA" w:rsidP="004A5050">
      <w:pPr>
        <w:pStyle w:val="ListParagraph"/>
        <w:spacing w:before="120"/>
        <w:ind w:hanging="360"/>
      </w:pPr>
    </w:p>
    <w:p w14:paraId="0DD093C8" w14:textId="77777777" w:rsidR="00D50A84" w:rsidRPr="00D50A84" w:rsidRDefault="00D50A84" w:rsidP="00D50A84">
      <w:pPr>
        <w:pStyle w:val="ListParagraph"/>
        <w:numPr>
          <w:ilvl w:val="0"/>
          <w:numId w:val="15"/>
        </w:numPr>
      </w:pPr>
      <w:r w:rsidRPr="00D50A84">
        <w:t xml:space="preserve">This Technical Data Sheet provides essential mechanical and thermal baseline properties for 3D-printed </w:t>
      </w:r>
      <w:proofErr w:type="spellStart"/>
      <w:r w:rsidRPr="00D50A84">
        <w:t>Ultimaker</w:t>
      </w:r>
      <w:proofErr w:type="spellEnd"/>
      <w:r w:rsidRPr="00D50A84">
        <w:t xml:space="preserve"> PLA. Because PLA offers high rigidity and tensile strength but lower temperature tolerance and higher brittleness compared to PETG, these anisotropic metrics allow you to run structural finite element analysis (FEA) to determine if PLA is suitable for rigid internal structural ribs or rapid prototype airframe fittings that won't experience high thermal or impact loads.</w:t>
      </w:r>
    </w:p>
    <w:p w14:paraId="522BE571" w14:textId="77777777" w:rsidR="004A5050" w:rsidRDefault="004A5050" w:rsidP="004A5050">
      <w:pPr>
        <w:pStyle w:val="ListParagraph"/>
        <w:spacing w:before="120"/>
        <w:ind w:hanging="360"/>
      </w:pPr>
    </w:p>
    <w:p w14:paraId="165C050F" w14:textId="2706FD30" w:rsidR="004A5050" w:rsidRPr="004A5050" w:rsidRDefault="004A5050" w:rsidP="004A5050">
      <w:pPr>
        <w:pStyle w:val="ListParagraph"/>
        <w:spacing w:before="120"/>
        <w:ind w:hanging="360"/>
      </w:pPr>
      <w:r w:rsidRPr="004A5050">
        <w:t xml:space="preserve">[22] </w:t>
      </w:r>
      <w:proofErr w:type="spellStart"/>
      <w:r w:rsidRPr="004A5050">
        <w:t>Ultimaker</w:t>
      </w:r>
      <w:proofErr w:type="spellEnd"/>
      <w:r w:rsidRPr="004A5050">
        <w:t>, "</w:t>
      </w:r>
      <w:proofErr w:type="spellStart"/>
      <w:r w:rsidRPr="004A5050">
        <w:t>Ultimaker</w:t>
      </w:r>
      <w:proofErr w:type="spellEnd"/>
      <w:r w:rsidRPr="004A5050">
        <w:t xml:space="preserve"> PETG," Technical Data Sheet, v1.00, Apr. 29, 2022.</w:t>
      </w:r>
    </w:p>
    <w:p w14:paraId="18CB2378" w14:textId="77777777" w:rsidR="009563EA" w:rsidRDefault="009563EA" w:rsidP="004A5050">
      <w:pPr>
        <w:pStyle w:val="ListParagraph"/>
        <w:spacing w:before="120"/>
        <w:ind w:hanging="360"/>
      </w:pPr>
    </w:p>
    <w:p w14:paraId="115F0863" w14:textId="1B4DB085" w:rsidR="009563EA" w:rsidRPr="004A5050" w:rsidRDefault="00A16512" w:rsidP="009563EA">
      <w:pPr>
        <w:pStyle w:val="ListParagraph"/>
        <w:numPr>
          <w:ilvl w:val="0"/>
          <w:numId w:val="15"/>
        </w:numPr>
        <w:spacing w:before="120"/>
      </w:pPr>
      <w:r w:rsidRPr="00A16512">
        <w:t>This Technical Data Sheet provides essential mechanical properties required for finite element analysis (FEA) to verify that 3D-printed UAV airframe components can withstand flight loads. Additionally, it documents PETG's heat deflection limit and improved chemical/impact toughness over PLA, supporting material selection for lightweight, durable airframe structures.</w:t>
      </w:r>
    </w:p>
    <w:p w14:paraId="6132A0AE" w14:textId="77777777" w:rsidR="004A5050" w:rsidRDefault="004A5050" w:rsidP="009475B9">
      <w:pPr>
        <w:pStyle w:val="ListParagraph"/>
        <w:spacing w:before="120"/>
        <w:ind w:hanging="360"/>
        <w:contextualSpacing w:val="0"/>
      </w:pPr>
    </w:p>
    <w:p w14:paraId="39A74BE1" w14:textId="77777777" w:rsidR="00E62E6D" w:rsidRDefault="00E62E6D" w:rsidP="009475B9">
      <w:pPr>
        <w:pStyle w:val="ListParagraph"/>
        <w:spacing w:before="120"/>
        <w:ind w:hanging="360"/>
        <w:contextualSpacing w:val="0"/>
      </w:pPr>
    </w:p>
    <w:p w14:paraId="3A895B3D" w14:textId="3B11FF24" w:rsidR="00E62E6D" w:rsidRPr="009475B9" w:rsidDel="003E508C" w:rsidRDefault="00E62E6D" w:rsidP="004A5050">
      <w:pPr>
        <w:spacing w:before="120"/>
      </w:pPr>
    </w:p>
    <w:p w14:paraId="0E94F860" w14:textId="77777777" w:rsidR="004A5050" w:rsidRDefault="004A5050" w:rsidP="004A5050">
      <w:pPr>
        <w:spacing w:before="120"/>
      </w:pPr>
    </w:p>
    <w:p w14:paraId="21D395FB" w14:textId="77777777" w:rsidR="00612540" w:rsidRPr="009475B9" w:rsidDel="003E508C" w:rsidRDefault="00612540" w:rsidP="009475B9">
      <w:pPr>
        <w:pStyle w:val="ListParagraph"/>
        <w:spacing w:before="120"/>
        <w:ind w:hanging="360"/>
        <w:contextualSpacing w:val="0"/>
        <w:rPr>
          <w:ins w:id="0" w:author="{4FEDE9B0-9AFD-4EED-A3B1-5D3005C148DE}" w:date="2026-09-22T16:57:00Z" w16du:dateUtc="2026-09-22T23:57:00Z"/>
          <w:del w:id="1" w:author="{70913808-5DDF-4AEB-A2FA-7B54BF928693}" w:date="2026-09-22T16:58:00Z" w16du:dateUtc="2026-09-22T23:58:00Z"/>
        </w:rPr>
      </w:pPr>
    </w:p>
    <w:p w14:paraId="14142966" w14:textId="77777777" w:rsidR="009475B9" w:rsidRDefault="009475B9">
      <w:pPr>
        <w:widowControl/>
        <w:autoSpaceDE/>
        <w:autoSpaceDN/>
        <w:spacing w:after="160" w:line="278" w:lineRule="auto"/>
        <w:rPr>
          <w:b/>
          <w:bCs/>
          <w:sz w:val="36"/>
          <w:szCs w:val="36"/>
        </w:rPr>
      </w:pPr>
      <w:r>
        <w:rPr>
          <w:b/>
          <w:bCs/>
          <w:sz w:val="36"/>
          <w:szCs w:val="36"/>
        </w:rPr>
        <w:br w:type="page"/>
      </w:r>
    </w:p>
    <w:p w14:paraId="44085DD4" w14:textId="1D077C3C" w:rsidR="00CA419A" w:rsidRDefault="00593EDC" w:rsidP="00F77ED8">
      <w:pPr>
        <w:rPr>
          <w:b/>
          <w:bCs/>
          <w:sz w:val="36"/>
          <w:szCs w:val="36"/>
        </w:rPr>
      </w:pPr>
      <w:r>
        <w:rPr>
          <w:b/>
          <w:bCs/>
          <w:sz w:val="36"/>
          <w:szCs w:val="36"/>
        </w:rPr>
        <w:lastRenderedPageBreak/>
        <w:t xml:space="preserve">Appendix </w:t>
      </w:r>
      <w:r w:rsidR="00F50B59">
        <w:rPr>
          <w:b/>
          <w:bCs/>
          <w:sz w:val="36"/>
          <w:szCs w:val="36"/>
        </w:rPr>
        <w:t>A</w:t>
      </w:r>
      <w:r>
        <w:rPr>
          <w:b/>
          <w:bCs/>
          <w:sz w:val="36"/>
          <w:szCs w:val="36"/>
        </w:rPr>
        <w:t xml:space="preserve">: </w:t>
      </w:r>
      <w:r w:rsidR="004A4275">
        <w:rPr>
          <w:b/>
          <w:bCs/>
          <w:sz w:val="36"/>
          <w:szCs w:val="36"/>
        </w:rPr>
        <w:t>QFD House of Quality</w:t>
      </w:r>
    </w:p>
    <w:p w14:paraId="60D83C54" w14:textId="77777777" w:rsidR="00500900" w:rsidRDefault="00500900" w:rsidP="00F77ED8">
      <w:pPr>
        <w:rPr>
          <w:b/>
          <w:bCs/>
          <w:sz w:val="36"/>
          <w:szCs w:val="36"/>
        </w:rPr>
      </w:pPr>
    </w:p>
    <w:p w14:paraId="7B456170" w14:textId="2E93F35D" w:rsidR="009A31E4" w:rsidRPr="008A5756" w:rsidRDefault="008A5756" w:rsidP="00F77ED8">
      <w:pPr>
        <w:rPr>
          <w:sz w:val="24"/>
          <w:szCs w:val="24"/>
        </w:rPr>
      </w:pPr>
      <w:r>
        <w:rPr>
          <w:sz w:val="24"/>
          <w:szCs w:val="24"/>
        </w:rPr>
        <w:t>A QFD (Quality Function Deployment)</w:t>
      </w:r>
      <w:r w:rsidR="00C9295B">
        <w:rPr>
          <w:sz w:val="24"/>
          <w:szCs w:val="24"/>
        </w:rPr>
        <w:t xml:space="preserve"> House of Quality is a </w:t>
      </w:r>
      <w:r w:rsidR="002A1D30">
        <w:rPr>
          <w:sz w:val="24"/>
          <w:szCs w:val="24"/>
        </w:rPr>
        <w:t xml:space="preserve">visual </w:t>
      </w:r>
      <w:r w:rsidR="00704CF0">
        <w:rPr>
          <w:sz w:val="24"/>
          <w:szCs w:val="24"/>
        </w:rPr>
        <w:t xml:space="preserve">method used during </w:t>
      </w:r>
      <w:r w:rsidR="006F1F20">
        <w:rPr>
          <w:sz w:val="24"/>
          <w:szCs w:val="24"/>
        </w:rPr>
        <w:t>product d</w:t>
      </w:r>
      <w:r w:rsidR="00E95BDA">
        <w:rPr>
          <w:sz w:val="24"/>
          <w:szCs w:val="24"/>
        </w:rPr>
        <w:t>esign to translate</w:t>
      </w:r>
      <w:r w:rsidR="00A800E5">
        <w:rPr>
          <w:sz w:val="24"/>
          <w:szCs w:val="24"/>
        </w:rPr>
        <w:t xml:space="preserve"> customer needs into measurable, objective, technical specifications</w:t>
      </w:r>
      <w:r w:rsidR="008B69CA">
        <w:rPr>
          <w:sz w:val="24"/>
          <w:szCs w:val="24"/>
        </w:rPr>
        <w:t>.</w:t>
      </w:r>
      <w:r w:rsidR="002A1D30">
        <w:rPr>
          <w:sz w:val="24"/>
          <w:szCs w:val="24"/>
        </w:rPr>
        <w:t xml:space="preserve"> </w:t>
      </w:r>
      <w:r w:rsidR="004629F4">
        <w:rPr>
          <w:sz w:val="24"/>
          <w:szCs w:val="24"/>
        </w:rPr>
        <w:t>The goal</w:t>
      </w:r>
      <w:r w:rsidR="00D71B5F">
        <w:rPr>
          <w:sz w:val="24"/>
          <w:szCs w:val="24"/>
        </w:rPr>
        <w:t>s of th</w:t>
      </w:r>
      <w:r w:rsidR="006629BA">
        <w:rPr>
          <w:sz w:val="24"/>
          <w:szCs w:val="24"/>
        </w:rPr>
        <w:t>i</w:t>
      </w:r>
      <w:r w:rsidR="00D71B5F">
        <w:rPr>
          <w:sz w:val="24"/>
          <w:szCs w:val="24"/>
        </w:rPr>
        <w:t xml:space="preserve">s are to </w:t>
      </w:r>
      <w:r w:rsidR="0049009A">
        <w:rPr>
          <w:sz w:val="24"/>
          <w:szCs w:val="24"/>
        </w:rPr>
        <w:t>identify the top needs of the customer</w:t>
      </w:r>
      <w:r w:rsidR="006629BA">
        <w:rPr>
          <w:sz w:val="24"/>
          <w:szCs w:val="24"/>
        </w:rPr>
        <w:t>,</w:t>
      </w:r>
      <w:r w:rsidR="007A39DA">
        <w:rPr>
          <w:sz w:val="24"/>
          <w:szCs w:val="24"/>
        </w:rPr>
        <w:t xml:space="preserve"> </w:t>
      </w:r>
      <w:r w:rsidR="002103FC">
        <w:rPr>
          <w:sz w:val="24"/>
          <w:szCs w:val="24"/>
        </w:rPr>
        <w:t xml:space="preserve">identify specifications, </w:t>
      </w:r>
      <w:r w:rsidR="00A71673">
        <w:rPr>
          <w:sz w:val="24"/>
          <w:szCs w:val="24"/>
        </w:rPr>
        <w:t>and determine the relationships between them. This was used in developing Table 2 and 3, the customer needs and engineering specifications.</w:t>
      </w:r>
    </w:p>
    <w:p w14:paraId="302D9D47" w14:textId="63C4FD1F" w:rsidR="00F92819" w:rsidRDefault="00F92819">
      <w:pPr>
        <w:widowControl/>
        <w:autoSpaceDE/>
        <w:autoSpaceDN/>
        <w:spacing w:after="160" w:line="278" w:lineRule="auto"/>
        <w:rPr>
          <w:sz w:val="24"/>
          <w:szCs w:val="24"/>
        </w:rPr>
      </w:pPr>
    </w:p>
    <w:p w14:paraId="5FB9BECD" w14:textId="77777777" w:rsidR="00F64895" w:rsidRDefault="00F64895" w:rsidP="00F77ED8">
      <w:pPr>
        <w:rPr>
          <w:b/>
          <w:bCs/>
          <w:sz w:val="36"/>
          <w:szCs w:val="36"/>
        </w:rPr>
      </w:pPr>
    </w:p>
    <w:p w14:paraId="4063913F" w14:textId="7219BFAA" w:rsidR="00F92819" w:rsidRDefault="00FB0882" w:rsidP="00780FD5">
      <w:pPr>
        <w:rPr>
          <w:b/>
          <w:bCs/>
          <w:sz w:val="36"/>
          <w:szCs w:val="36"/>
        </w:rPr>
      </w:pPr>
      <w:r>
        <w:rPr>
          <w:noProof/>
          <w14:ligatures w14:val="standardContextual"/>
        </w:rPr>
        <w:drawing>
          <wp:inline distT="0" distB="0" distL="0" distR="0" wp14:anchorId="426D9F37" wp14:editId="3F19BA5D">
            <wp:extent cx="5892827" cy="6012953"/>
            <wp:effectExtent l="0" t="0" r="0" b="6985"/>
            <wp:docPr id="80379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92936"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892827" cy="6012953"/>
                    </a:xfrm>
                    <a:prstGeom prst="rect">
                      <a:avLst/>
                    </a:prstGeom>
                  </pic:spPr>
                </pic:pic>
              </a:graphicData>
            </a:graphic>
          </wp:inline>
        </w:drawing>
      </w:r>
      <w:r w:rsidR="00A71673">
        <w:rPr>
          <w:b/>
          <w:bCs/>
          <w:sz w:val="36"/>
          <w:szCs w:val="36"/>
        </w:rPr>
        <w:br w:type="page"/>
      </w:r>
    </w:p>
    <w:p w14:paraId="0453377A" w14:textId="5AE52B9A" w:rsidR="00CA2249" w:rsidRDefault="00D46C71">
      <w:pPr>
        <w:widowControl/>
        <w:autoSpaceDE/>
        <w:autoSpaceDN/>
        <w:spacing w:after="160" w:line="278" w:lineRule="auto"/>
        <w:rPr>
          <w:b/>
          <w:bCs/>
          <w:sz w:val="36"/>
          <w:szCs w:val="36"/>
        </w:rPr>
      </w:pPr>
      <w:r>
        <w:rPr>
          <w:b/>
          <w:bCs/>
          <w:sz w:val="36"/>
          <w:szCs w:val="36"/>
        </w:rPr>
        <w:lastRenderedPageBreak/>
        <w:t>Appendix B: Gantt Chart</w:t>
      </w:r>
    </w:p>
    <w:p w14:paraId="45D627C1" w14:textId="77777777" w:rsidR="00386531" w:rsidRDefault="00996894">
      <w:pPr>
        <w:widowControl/>
        <w:autoSpaceDE/>
        <w:autoSpaceDN/>
        <w:spacing w:after="160" w:line="278" w:lineRule="auto"/>
        <w:rPr>
          <w:sz w:val="24"/>
          <w:szCs w:val="24"/>
        </w:rPr>
      </w:pPr>
      <w:r>
        <w:rPr>
          <w:sz w:val="24"/>
          <w:szCs w:val="24"/>
        </w:rPr>
        <w:t>The purpose of a Gantt Chart</w:t>
      </w:r>
      <w:r w:rsidR="00396945">
        <w:rPr>
          <w:sz w:val="24"/>
          <w:szCs w:val="24"/>
        </w:rPr>
        <w:t xml:space="preserve"> is to visually plan, </w:t>
      </w:r>
      <w:r w:rsidR="00386531">
        <w:rPr>
          <w:sz w:val="24"/>
          <w:szCs w:val="24"/>
        </w:rPr>
        <w:t>schedule</w:t>
      </w:r>
      <w:r w:rsidR="00396945">
        <w:rPr>
          <w:sz w:val="24"/>
          <w:szCs w:val="24"/>
        </w:rPr>
        <w:t xml:space="preserve"> and track the progress of activities within a project over a specified time frame. This is being used to keep track of deadlines both within the scope of Cal Poly’s senior project, but also </w:t>
      </w:r>
      <w:r w:rsidR="00386531">
        <w:rPr>
          <w:sz w:val="24"/>
          <w:szCs w:val="24"/>
        </w:rPr>
        <w:t>to adhere to RTX’s competition deadlines.</w:t>
      </w:r>
    </w:p>
    <w:p w14:paraId="6DED32C7" w14:textId="7A2DB06C" w:rsidR="00CA2249" w:rsidRPr="00780FD5" w:rsidRDefault="002C0D17">
      <w:pPr>
        <w:widowControl/>
        <w:autoSpaceDE/>
        <w:autoSpaceDN/>
        <w:spacing w:after="160" w:line="278" w:lineRule="auto"/>
        <w:rPr>
          <w:sz w:val="24"/>
          <w:szCs w:val="24"/>
        </w:rPr>
      </w:pPr>
      <w:r>
        <w:rPr>
          <w:b/>
          <w:bCs/>
          <w:noProof/>
          <w:sz w:val="36"/>
          <w:szCs w:val="36"/>
          <w14:ligatures w14:val="standardContextual"/>
        </w:rPr>
        <w:drawing>
          <wp:inline distT="0" distB="0" distL="0" distR="0" wp14:anchorId="107FEC5B" wp14:editId="22285600">
            <wp:extent cx="4205338" cy="3067291"/>
            <wp:effectExtent l="0" t="0" r="5080" b="0"/>
            <wp:docPr id="1425694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94419" name="Picture 14256944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39919" cy="3092514"/>
                    </a:xfrm>
                    <a:prstGeom prst="rect">
                      <a:avLst/>
                    </a:prstGeom>
                  </pic:spPr>
                </pic:pic>
              </a:graphicData>
            </a:graphic>
          </wp:inline>
        </w:drawing>
      </w:r>
    </w:p>
    <w:p w14:paraId="31799EB2" w14:textId="6040DE04" w:rsidR="00F92819" w:rsidRDefault="00F6129C">
      <w:pPr>
        <w:widowControl/>
        <w:autoSpaceDE/>
        <w:autoSpaceDN/>
        <w:spacing w:after="160" w:line="278" w:lineRule="auto"/>
        <w:rPr>
          <w:b/>
          <w:bCs/>
          <w:sz w:val="36"/>
          <w:szCs w:val="36"/>
        </w:rPr>
      </w:pPr>
      <w:r>
        <w:rPr>
          <w:b/>
          <w:bCs/>
          <w:noProof/>
          <w:sz w:val="36"/>
          <w:szCs w:val="36"/>
          <w14:ligatures w14:val="standardContextual"/>
        </w:rPr>
        <w:drawing>
          <wp:inline distT="0" distB="0" distL="0" distR="0" wp14:anchorId="512EA2BF" wp14:editId="619EBF93">
            <wp:extent cx="5943600" cy="3509010"/>
            <wp:effectExtent l="0" t="0" r="0" b="0"/>
            <wp:docPr id="238057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57419" name="Picture 2380574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509010"/>
                    </a:xfrm>
                    <a:prstGeom prst="rect">
                      <a:avLst/>
                    </a:prstGeom>
                  </pic:spPr>
                </pic:pic>
              </a:graphicData>
            </a:graphic>
          </wp:inline>
        </w:drawing>
      </w:r>
    </w:p>
    <w:p w14:paraId="0EE45935" w14:textId="151BA237" w:rsidR="002C0D17" w:rsidRDefault="002C0D17">
      <w:pPr>
        <w:widowControl/>
        <w:autoSpaceDE/>
        <w:autoSpaceDN/>
        <w:spacing w:after="160" w:line="278" w:lineRule="auto"/>
        <w:rPr>
          <w:b/>
          <w:bCs/>
          <w:sz w:val="36"/>
          <w:szCs w:val="36"/>
        </w:rPr>
      </w:pPr>
      <w:r>
        <w:rPr>
          <w:b/>
          <w:bCs/>
          <w:noProof/>
          <w:sz w:val="36"/>
          <w:szCs w:val="36"/>
          <w14:ligatures w14:val="standardContextual"/>
        </w:rPr>
        <w:lastRenderedPageBreak/>
        <w:drawing>
          <wp:inline distT="0" distB="0" distL="0" distR="0" wp14:anchorId="602AC430" wp14:editId="61DFCBEA">
            <wp:extent cx="5943600" cy="2777490"/>
            <wp:effectExtent l="0" t="0" r="0" b="3810"/>
            <wp:docPr id="1243932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32858" name="Picture 124393285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777490"/>
                    </a:xfrm>
                    <a:prstGeom prst="rect">
                      <a:avLst/>
                    </a:prstGeom>
                  </pic:spPr>
                </pic:pic>
              </a:graphicData>
            </a:graphic>
          </wp:inline>
        </w:drawing>
      </w:r>
    </w:p>
    <w:p w14:paraId="098D504B" w14:textId="2EA9CF19" w:rsidR="00F92819" w:rsidRDefault="002C0D17">
      <w:pPr>
        <w:widowControl/>
        <w:autoSpaceDE/>
        <w:autoSpaceDN/>
        <w:spacing w:after="160" w:line="278" w:lineRule="auto"/>
        <w:rPr>
          <w:b/>
          <w:bCs/>
          <w:sz w:val="36"/>
          <w:szCs w:val="36"/>
        </w:rPr>
      </w:pPr>
      <w:r>
        <w:rPr>
          <w:b/>
          <w:bCs/>
          <w:noProof/>
          <w:sz w:val="36"/>
          <w:szCs w:val="36"/>
          <w14:ligatures w14:val="standardContextual"/>
        </w:rPr>
        <w:drawing>
          <wp:inline distT="0" distB="0" distL="0" distR="0" wp14:anchorId="437AC6C0" wp14:editId="79C3A6B8">
            <wp:extent cx="5943600" cy="2312670"/>
            <wp:effectExtent l="0" t="0" r="0" b="0"/>
            <wp:docPr id="944891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91998" name="Picture 9448919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312670"/>
                    </a:xfrm>
                    <a:prstGeom prst="rect">
                      <a:avLst/>
                    </a:prstGeom>
                  </pic:spPr>
                </pic:pic>
              </a:graphicData>
            </a:graphic>
          </wp:inline>
        </w:drawing>
      </w:r>
    </w:p>
    <w:sectPr w:rsidR="00F92819" w:rsidSect="00117BB5">
      <w:headerReference w:type="default" r:id="rId24"/>
      <w:footerReference w:type="default" r:id="rId25"/>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FDF5A" w14:textId="77777777" w:rsidR="00BB185D" w:rsidRDefault="00BB185D" w:rsidP="00542C8B">
      <w:r>
        <w:separator/>
      </w:r>
    </w:p>
  </w:endnote>
  <w:endnote w:type="continuationSeparator" w:id="0">
    <w:p w14:paraId="221DCD7B" w14:textId="77777777" w:rsidR="00BB185D" w:rsidRDefault="00BB185D" w:rsidP="00542C8B">
      <w:r>
        <w:continuationSeparator/>
      </w:r>
    </w:p>
  </w:endnote>
  <w:endnote w:type="continuationNotice" w:id="1">
    <w:p w14:paraId="559F925A" w14:textId="77777777" w:rsidR="00BB185D" w:rsidRDefault="00BB18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186926"/>
      <w:docPartObj>
        <w:docPartGallery w:val="Page Numbers (Bottom of Page)"/>
        <w:docPartUnique/>
      </w:docPartObj>
    </w:sdtPr>
    <w:sdtEndPr>
      <w:rPr>
        <w:noProof/>
      </w:rPr>
    </w:sdtEndPr>
    <w:sdtContent>
      <w:p w14:paraId="56503236" w14:textId="60F46665" w:rsidR="00B81597" w:rsidRDefault="00B815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37DE9C" w14:textId="77777777" w:rsidR="00597201" w:rsidRDefault="005972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5186" w14:textId="7FA7CE46" w:rsidR="00345C76" w:rsidRDefault="00597201">
    <w:pPr>
      <w:pStyle w:val="Footer"/>
      <w:tabs>
        <w:tab w:val="clear" w:pos="4680"/>
        <w:tab w:val="clear" w:pos="9360"/>
      </w:tabs>
      <w:jc w:val="center"/>
      <w:rPr>
        <w:caps/>
        <w:noProof/>
        <w:color w:val="156082" w:themeColor="accent1"/>
      </w:rPr>
    </w:pPr>
    <w:r>
      <w:rPr>
        <w:caps/>
        <w:color w:val="156082" w:themeColor="accent1"/>
      </w:rPr>
      <w:t>1</w:t>
    </w:r>
  </w:p>
  <w:p w14:paraId="11D364E3" w14:textId="77777777" w:rsidR="00345C76" w:rsidRDefault="00345C76">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88D8" w14:textId="77777777" w:rsidR="00AB3460" w:rsidRDefault="00AB3460">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2D3677B" w14:textId="6E1C2CB3" w:rsidR="00532F5C" w:rsidRDefault="00532F5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3CC15" w14:textId="77777777" w:rsidR="00BB185D" w:rsidRDefault="00BB185D" w:rsidP="00542C8B">
      <w:r>
        <w:separator/>
      </w:r>
    </w:p>
  </w:footnote>
  <w:footnote w:type="continuationSeparator" w:id="0">
    <w:p w14:paraId="3C292E8F" w14:textId="77777777" w:rsidR="00BB185D" w:rsidRDefault="00BB185D" w:rsidP="00542C8B">
      <w:r>
        <w:continuationSeparator/>
      </w:r>
    </w:p>
  </w:footnote>
  <w:footnote w:type="continuationNotice" w:id="1">
    <w:p w14:paraId="0345D69E" w14:textId="77777777" w:rsidR="00BB185D" w:rsidRDefault="00BB18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B3C8" w14:textId="77777777" w:rsidR="00345C76" w:rsidRDefault="00345C7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FF68" w14:textId="7B8E9D22" w:rsidR="00532F5C" w:rsidRDefault="00532F5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47B3"/>
    <w:multiLevelType w:val="hybridMultilevel"/>
    <w:tmpl w:val="4DEA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839B9"/>
    <w:multiLevelType w:val="hybridMultilevel"/>
    <w:tmpl w:val="772C4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C114A"/>
    <w:multiLevelType w:val="hybridMultilevel"/>
    <w:tmpl w:val="029A40E6"/>
    <w:lvl w:ilvl="0" w:tplc="059A5828">
      <w:start w:val="1"/>
      <w:numFmt w:val="decimal"/>
      <w:lvlText w:val="[%1]"/>
      <w:lvlJc w:val="left"/>
      <w:pPr>
        <w:ind w:left="102" w:hanging="340"/>
      </w:pPr>
      <w:rPr>
        <w:rFonts w:hint="default"/>
        <w:spacing w:val="0"/>
        <w:w w:val="100"/>
        <w:lang w:val="en-US" w:eastAsia="en-US" w:bidi="ar-SA"/>
      </w:rPr>
    </w:lvl>
    <w:lvl w:ilvl="1" w:tplc="8B2CB1D4">
      <w:numFmt w:val="bullet"/>
      <w:lvlText w:val="•"/>
      <w:lvlJc w:val="left"/>
      <w:pPr>
        <w:ind w:left="1080" w:hanging="340"/>
      </w:pPr>
      <w:rPr>
        <w:rFonts w:hint="default"/>
        <w:lang w:val="en-US" w:eastAsia="en-US" w:bidi="ar-SA"/>
      </w:rPr>
    </w:lvl>
    <w:lvl w:ilvl="2" w:tplc="9CDAFB54">
      <w:numFmt w:val="bullet"/>
      <w:lvlText w:val="•"/>
      <w:lvlJc w:val="left"/>
      <w:pPr>
        <w:ind w:left="2060" w:hanging="340"/>
      </w:pPr>
      <w:rPr>
        <w:rFonts w:hint="default"/>
        <w:lang w:val="en-US" w:eastAsia="en-US" w:bidi="ar-SA"/>
      </w:rPr>
    </w:lvl>
    <w:lvl w:ilvl="3" w:tplc="8ADE0DB2">
      <w:numFmt w:val="bullet"/>
      <w:lvlText w:val="•"/>
      <w:lvlJc w:val="left"/>
      <w:pPr>
        <w:ind w:left="3040" w:hanging="340"/>
      </w:pPr>
      <w:rPr>
        <w:rFonts w:hint="default"/>
        <w:lang w:val="en-US" w:eastAsia="en-US" w:bidi="ar-SA"/>
      </w:rPr>
    </w:lvl>
    <w:lvl w:ilvl="4" w:tplc="DCC86290">
      <w:numFmt w:val="bullet"/>
      <w:lvlText w:val="•"/>
      <w:lvlJc w:val="left"/>
      <w:pPr>
        <w:ind w:left="4020" w:hanging="340"/>
      </w:pPr>
      <w:rPr>
        <w:rFonts w:hint="default"/>
        <w:lang w:val="en-US" w:eastAsia="en-US" w:bidi="ar-SA"/>
      </w:rPr>
    </w:lvl>
    <w:lvl w:ilvl="5" w:tplc="824CFF46">
      <w:numFmt w:val="bullet"/>
      <w:lvlText w:val="•"/>
      <w:lvlJc w:val="left"/>
      <w:pPr>
        <w:ind w:left="5000" w:hanging="340"/>
      </w:pPr>
      <w:rPr>
        <w:rFonts w:hint="default"/>
        <w:lang w:val="en-US" w:eastAsia="en-US" w:bidi="ar-SA"/>
      </w:rPr>
    </w:lvl>
    <w:lvl w:ilvl="6" w:tplc="C5D2A5C2">
      <w:numFmt w:val="bullet"/>
      <w:lvlText w:val="•"/>
      <w:lvlJc w:val="left"/>
      <w:pPr>
        <w:ind w:left="5980" w:hanging="340"/>
      </w:pPr>
      <w:rPr>
        <w:rFonts w:hint="default"/>
        <w:lang w:val="en-US" w:eastAsia="en-US" w:bidi="ar-SA"/>
      </w:rPr>
    </w:lvl>
    <w:lvl w:ilvl="7" w:tplc="86D401FC">
      <w:numFmt w:val="bullet"/>
      <w:lvlText w:val="•"/>
      <w:lvlJc w:val="left"/>
      <w:pPr>
        <w:ind w:left="6960" w:hanging="340"/>
      </w:pPr>
      <w:rPr>
        <w:rFonts w:hint="default"/>
        <w:lang w:val="en-US" w:eastAsia="en-US" w:bidi="ar-SA"/>
      </w:rPr>
    </w:lvl>
    <w:lvl w:ilvl="8" w:tplc="847296A6">
      <w:numFmt w:val="bullet"/>
      <w:lvlText w:val="•"/>
      <w:lvlJc w:val="left"/>
      <w:pPr>
        <w:ind w:left="7940" w:hanging="340"/>
      </w:pPr>
      <w:rPr>
        <w:rFonts w:hint="default"/>
        <w:lang w:val="en-US" w:eastAsia="en-US" w:bidi="ar-SA"/>
      </w:rPr>
    </w:lvl>
  </w:abstractNum>
  <w:abstractNum w:abstractNumId="3" w15:restartNumberingAfterBreak="0">
    <w:nsid w:val="20A10234"/>
    <w:multiLevelType w:val="hybridMultilevel"/>
    <w:tmpl w:val="6E02E608"/>
    <w:lvl w:ilvl="0" w:tplc="5746A0F8">
      <w:numFmt w:val="bullet"/>
      <w:lvlText w:val=""/>
      <w:lvlJc w:val="left"/>
      <w:pPr>
        <w:ind w:left="470" w:hanging="360"/>
      </w:pPr>
      <w:rPr>
        <w:rFonts w:ascii="Symbol" w:eastAsia="Symbol" w:hAnsi="Symbol" w:cs="Symbol" w:hint="default"/>
        <w:spacing w:val="0"/>
        <w:w w:val="100"/>
        <w:lang w:val="en-US" w:eastAsia="en-US" w:bidi="ar-SA"/>
      </w:rPr>
    </w:lvl>
    <w:lvl w:ilvl="1" w:tplc="BD223404">
      <w:numFmt w:val="bullet"/>
      <w:lvlText w:val="•"/>
      <w:lvlJc w:val="left"/>
      <w:pPr>
        <w:ind w:left="908" w:hanging="360"/>
      </w:pPr>
      <w:rPr>
        <w:rFonts w:hint="default"/>
        <w:lang w:val="en-US" w:eastAsia="en-US" w:bidi="ar-SA"/>
      </w:rPr>
    </w:lvl>
    <w:lvl w:ilvl="2" w:tplc="CF52052C">
      <w:numFmt w:val="bullet"/>
      <w:lvlText w:val="•"/>
      <w:lvlJc w:val="left"/>
      <w:pPr>
        <w:ind w:left="1336" w:hanging="360"/>
      </w:pPr>
      <w:rPr>
        <w:rFonts w:hint="default"/>
        <w:lang w:val="en-US" w:eastAsia="en-US" w:bidi="ar-SA"/>
      </w:rPr>
    </w:lvl>
    <w:lvl w:ilvl="3" w:tplc="AE64A88C">
      <w:numFmt w:val="bullet"/>
      <w:lvlText w:val="•"/>
      <w:lvlJc w:val="left"/>
      <w:pPr>
        <w:ind w:left="1764" w:hanging="360"/>
      </w:pPr>
      <w:rPr>
        <w:rFonts w:hint="default"/>
        <w:lang w:val="en-US" w:eastAsia="en-US" w:bidi="ar-SA"/>
      </w:rPr>
    </w:lvl>
    <w:lvl w:ilvl="4" w:tplc="9E464DB4">
      <w:numFmt w:val="bullet"/>
      <w:lvlText w:val="•"/>
      <w:lvlJc w:val="left"/>
      <w:pPr>
        <w:ind w:left="2192" w:hanging="360"/>
      </w:pPr>
      <w:rPr>
        <w:rFonts w:hint="default"/>
        <w:lang w:val="en-US" w:eastAsia="en-US" w:bidi="ar-SA"/>
      </w:rPr>
    </w:lvl>
    <w:lvl w:ilvl="5" w:tplc="4D762792">
      <w:numFmt w:val="bullet"/>
      <w:lvlText w:val="•"/>
      <w:lvlJc w:val="left"/>
      <w:pPr>
        <w:ind w:left="2620" w:hanging="360"/>
      </w:pPr>
      <w:rPr>
        <w:rFonts w:hint="default"/>
        <w:lang w:val="en-US" w:eastAsia="en-US" w:bidi="ar-SA"/>
      </w:rPr>
    </w:lvl>
    <w:lvl w:ilvl="6" w:tplc="927AEE5A">
      <w:numFmt w:val="bullet"/>
      <w:lvlText w:val="•"/>
      <w:lvlJc w:val="left"/>
      <w:pPr>
        <w:ind w:left="3048" w:hanging="360"/>
      </w:pPr>
      <w:rPr>
        <w:rFonts w:hint="default"/>
        <w:lang w:val="en-US" w:eastAsia="en-US" w:bidi="ar-SA"/>
      </w:rPr>
    </w:lvl>
    <w:lvl w:ilvl="7" w:tplc="81C87916">
      <w:numFmt w:val="bullet"/>
      <w:lvlText w:val="•"/>
      <w:lvlJc w:val="left"/>
      <w:pPr>
        <w:ind w:left="3476" w:hanging="360"/>
      </w:pPr>
      <w:rPr>
        <w:rFonts w:hint="default"/>
        <w:lang w:val="en-US" w:eastAsia="en-US" w:bidi="ar-SA"/>
      </w:rPr>
    </w:lvl>
    <w:lvl w:ilvl="8" w:tplc="C8F2A3E4">
      <w:numFmt w:val="bullet"/>
      <w:lvlText w:val="•"/>
      <w:lvlJc w:val="left"/>
      <w:pPr>
        <w:ind w:left="3904" w:hanging="360"/>
      </w:pPr>
      <w:rPr>
        <w:rFonts w:hint="default"/>
        <w:lang w:val="en-US" w:eastAsia="en-US" w:bidi="ar-SA"/>
      </w:rPr>
    </w:lvl>
  </w:abstractNum>
  <w:abstractNum w:abstractNumId="4" w15:restartNumberingAfterBreak="0">
    <w:nsid w:val="29E44638"/>
    <w:multiLevelType w:val="hybridMultilevel"/>
    <w:tmpl w:val="39920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680277"/>
    <w:multiLevelType w:val="hybridMultilevel"/>
    <w:tmpl w:val="9C0E399C"/>
    <w:lvl w:ilvl="0" w:tplc="4FA6F97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2D61C8"/>
    <w:multiLevelType w:val="hybridMultilevel"/>
    <w:tmpl w:val="03485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7A1266"/>
    <w:multiLevelType w:val="hybridMultilevel"/>
    <w:tmpl w:val="05168A3C"/>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CA1336D"/>
    <w:multiLevelType w:val="hybridMultilevel"/>
    <w:tmpl w:val="56C8A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89088E"/>
    <w:multiLevelType w:val="hybridMultilevel"/>
    <w:tmpl w:val="9AF06EAA"/>
    <w:lvl w:ilvl="0" w:tplc="78AC03FE">
      <w:start w:val="1"/>
      <w:numFmt w:val="decimal"/>
      <w:lvlText w:val="%1."/>
      <w:lvlJc w:val="left"/>
      <w:pPr>
        <w:ind w:left="372" w:hanging="360"/>
      </w:pPr>
      <w:rPr>
        <w:rFonts w:hint="default"/>
      </w:rPr>
    </w:lvl>
    <w:lvl w:ilvl="1" w:tplc="04090019" w:tentative="1">
      <w:start w:val="1"/>
      <w:numFmt w:val="lowerLetter"/>
      <w:lvlText w:val="%2."/>
      <w:lvlJc w:val="left"/>
      <w:pPr>
        <w:ind w:left="1092" w:hanging="360"/>
      </w:pPr>
    </w:lvl>
    <w:lvl w:ilvl="2" w:tplc="0409001B" w:tentative="1">
      <w:start w:val="1"/>
      <w:numFmt w:val="lowerRoman"/>
      <w:lvlText w:val="%3."/>
      <w:lvlJc w:val="right"/>
      <w:pPr>
        <w:ind w:left="1812" w:hanging="180"/>
      </w:pPr>
    </w:lvl>
    <w:lvl w:ilvl="3" w:tplc="0409000F" w:tentative="1">
      <w:start w:val="1"/>
      <w:numFmt w:val="decimal"/>
      <w:lvlText w:val="%4."/>
      <w:lvlJc w:val="left"/>
      <w:pPr>
        <w:ind w:left="2532" w:hanging="360"/>
      </w:pPr>
    </w:lvl>
    <w:lvl w:ilvl="4" w:tplc="04090019" w:tentative="1">
      <w:start w:val="1"/>
      <w:numFmt w:val="lowerLetter"/>
      <w:lvlText w:val="%5."/>
      <w:lvlJc w:val="left"/>
      <w:pPr>
        <w:ind w:left="3252" w:hanging="360"/>
      </w:pPr>
    </w:lvl>
    <w:lvl w:ilvl="5" w:tplc="0409001B" w:tentative="1">
      <w:start w:val="1"/>
      <w:numFmt w:val="lowerRoman"/>
      <w:lvlText w:val="%6."/>
      <w:lvlJc w:val="right"/>
      <w:pPr>
        <w:ind w:left="3972" w:hanging="180"/>
      </w:pPr>
    </w:lvl>
    <w:lvl w:ilvl="6" w:tplc="0409000F" w:tentative="1">
      <w:start w:val="1"/>
      <w:numFmt w:val="decimal"/>
      <w:lvlText w:val="%7."/>
      <w:lvlJc w:val="left"/>
      <w:pPr>
        <w:ind w:left="4692" w:hanging="360"/>
      </w:pPr>
    </w:lvl>
    <w:lvl w:ilvl="7" w:tplc="04090019" w:tentative="1">
      <w:start w:val="1"/>
      <w:numFmt w:val="lowerLetter"/>
      <w:lvlText w:val="%8."/>
      <w:lvlJc w:val="left"/>
      <w:pPr>
        <w:ind w:left="5412" w:hanging="360"/>
      </w:pPr>
    </w:lvl>
    <w:lvl w:ilvl="8" w:tplc="0409001B" w:tentative="1">
      <w:start w:val="1"/>
      <w:numFmt w:val="lowerRoman"/>
      <w:lvlText w:val="%9."/>
      <w:lvlJc w:val="right"/>
      <w:pPr>
        <w:ind w:left="6132" w:hanging="180"/>
      </w:pPr>
    </w:lvl>
  </w:abstractNum>
  <w:abstractNum w:abstractNumId="10" w15:restartNumberingAfterBreak="0">
    <w:nsid w:val="5391B65F"/>
    <w:multiLevelType w:val="hybridMultilevel"/>
    <w:tmpl w:val="02BE816C"/>
    <w:lvl w:ilvl="0" w:tplc="F69A12C6">
      <w:start w:val="1"/>
      <w:numFmt w:val="bullet"/>
      <w:lvlText w:val=""/>
      <w:lvlJc w:val="left"/>
      <w:pPr>
        <w:ind w:left="720" w:hanging="360"/>
      </w:pPr>
      <w:rPr>
        <w:rFonts w:ascii="Symbol" w:hAnsi="Symbol" w:hint="default"/>
      </w:rPr>
    </w:lvl>
    <w:lvl w:ilvl="1" w:tplc="AB960810">
      <w:start w:val="1"/>
      <w:numFmt w:val="bullet"/>
      <w:lvlText w:val="o"/>
      <w:lvlJc w:val="left"/>
      <w:pPr>
        <w:ind w:left="1440" w:hanging="360"/>
      </w:pPr>
      <w:rPr>
        <w:rFonts w:ascii="Courier New" w:hAnsi="Courier New" w:hint="default"/>
      </w:rPr>
    </w:lvl>
    <w:lvl w:ilvl="2" w:tplc="C6B2565A">
      <w:start w:val="1"/>
      <w:numFmt w:val="bullet"/>
      <w:lvlText w:val=""/>
      <w:lvlJc w:val="left"/>
      <w:pPr>
        <w:ind w:left="2160" w:hanging="360"/>
      </w:pPr>
      <w:rPr>
        <w:rFonts w:ascii="Wingdings" w:hAnsi="Wingdings" w:hint="default"/>
      </w:rPr>
    </w:lvl>
    <w:lvl w:ilvl="3" w:tplc="4154AD4C">
      <w:start w:val="1"/>
      <w:numFmt w:val="bullet"/>
      <w:lvlText w:val=""/>
      <w:lvlJc w:val="left"/>
      <w:pPr>
        <w:ind w:left="2880" w:hanging="360"/>
      </w:pPr>
      <w:rPr>
        <w:rFonts w:ascii="Symbol" w:hAnsi="Symbol" w:hint="default"/>
      </w:rPr>
    </w:lvl>
    <w:lvl w:ilvl="4" w:tplc="E820AD62">
      <w:start w:val="1"/>
      <w:numFmt w:val="bullet"/>
      <w:lvlText w:val="o"/>
      <w:lvlJc w:val="left"/>
      <w:pPr>
        <w:ind w:left="3600" w:hanging="360"/>
      </w:pPr>
      <w:rPr>
        <w:rFonts w:ascii="Courier New" w:hAnsi="Courier New" w:hint="default"/>
      </w:rPr>
    </w:lvl>
    <w:lvl w:ilvl="5" w:tplc="15F6C602">
      <w:start w:val="1"/>
      <w:numFmt w:val="bullet"/>
      <w:lvlText w:val=""/>
      <w:lvlJc w:val="left"/>
      <w:pPr>
        <w:ind w:left="4320" w:hanging="360"/>
      </w:pPr>
      <w:rPr>
        <w:rFonts w:ascii="Wingdings" w:hAnsi="Wingdings" w:hint="default"/>
      </w:rPr>
    </w:lvl>
    <w:lvl w:ilvl="6" w:tplc="C36A3DE6">
      <w:start w:val="1"/>
      <w:numFmt w:val="bullet"/>
      <w:lvlText w:val=""/>
      <w:lvlJc w:val="left"/>
      <w:pPr>
        <w:ind w:left="5040" w:hanging="360"/>
      </w:pPr>
      <w:rPr>
        <w:rFonts w:ascii="Symbol" w:hAnsi="Symbol" w:hint="default"/>
      </w:rPr>
    </w:lvl>
    <w:lvl w:ilvl="7" w:tplc="051665D6">
      <w:start w:val="1"/>
      <w:numFmt w:val="bullet"/>
      <w:lvlText w:val="o"/>
      <w:lvlJc w:val="left"/>
      <w:pPr>
        <w:ind w:left="5760" w:hanging="360"/>
      </w:pPr>
      <w:rPr>
        <w:rFonts w:ascii="Courier New" w:hAnsi="Courier New" w:hint="default"/>
      </w:rPr>
    </w:lvl>
    <w:lvl w:ilvl="8" w:tplc="26F4BDFE">
      <w:start w:val="1"/>
      <w:numFmt w:val="bullet"/>
      <w:lvlText w:val=""/>
      <w:lvlJc w:val="left"/>
      <w:pPr>
        <w:ind w:left="6480" w:hanging="360"/>
      </w:pPr>
      <w:rPr>
        <w:rFonts w:ascii="Wingdings" w:hAnsi="Wingdings" w:hint="default"/>
      </w:rPr>
    </w:lvl>
  </w:abstractNum>
  <w:abstractNum w:abstractNumId="11" w15:restartNumberingAfterBreak="0">
    <w:nsid w:val="55E86B66"/>
    <w:multiLevelType w:val="hybridMultilevel"/>
    <w:tmpl w:val="64ACA9F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5D4A20A6"/>
    <w:multiLevelType w:val="hybridMultilevel"/>
    <w:tmpl w:val="458ECC00"/>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68F7242F"/>
    <w:multiLevelType w:val="hybridMultilevel"/>
    <w:tmpl w:val="98E4C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673FD2"/>
    <w:multiLevelType w:val="hybridMultilevel"/>
    <w:tmpl w:val="4336E672"/>
    <w:lvl w:ilvl="0" w:tplc="3A30A102">
      <w:numFmt w:val="bullet"/>
      <w:lvlText w:val=""/>
      <w:lvlJc w:val="left"/>
      <w:pPr>
        <w:ind w:left="830" w:hanging="360"/>
      </w:pPr>
      <w:rPr>
        <w:rFonts w:ascii="Symbol" w:eastAsia="Symbol" w:hAnsi="Symbol" w:cs="Symbol" w:hint="default"/>
        <w:spacing w:val="0"/>
        <w:w w:val="100"/>
        <w:lang w:val="en-US" w:eastAsia="en-US" w:bidi="ar-SA"/>
      </w:rPr>
    </w:lvl>
    <w:lvl w:ilvl="1" w:tplc="606CA246">
      <w:numFmt w:val="bullet"/>
      <w:lvlText w:val="•"/>
      <w:lvlJc w:val="left"/>
      <w:pPr>
        <w:ind w:left="1230" w:hanging="360"/>
      </w:pPr>
      <w:rPr>
        <w:rFonts w:hint="default"/>
        <w:lang w:val="en-US" w:eastAsia="en-US" w:bidi="ar-SA"/>
      </w:rPr>
    </w:lvl>
    <w:lvl w:ilvl="2" w:tplc="FC120928">
      <w:numFmt w:val="bullet"/>
      <w:lvlText w:val="•"/>
      <w:lvlJc w:val="left"/>
      <w:pPr>
        <w:ind w:left="1621" w:hanging="360"/>
      </w:pPr>
      <w:rPr>
        <w:rFonts w:hint="default"/>
        <w:lang w:val="en-US" w:eastAsia="en-US" w:bidi="ar-SA"/>
      </w:rPr>
    </w:lvl>
    <w:lvl w:ilvl="3" w:tplc="7CA2F268">
      <w:numFmt w:val="bullet"/>
      <w:lvlText w:val="•"/>
      <w:lvlJc w:val="left"/>
      <w:pPr>
        <w:ind w:left="2012" w:hanging="360"/>
      </w:pPr>
      <w:rPr>
        <w:rFonts w:hint="default"/>
        <w:lang w:val="en-US" w:eastAsia="en-US" w:bidi="ar-SA"/>
      </w:rPr>
    </w:lvl>
    <w:lvl w:ilvl="4" w:tplc="FF669CD6">
      <w:numFmt w:val="bullet"/>
      <w:lvlText w:val="•"/>
      <w:lvlJc w:val="left"/>
      <w:pPr>
        <w:ind w:left="2402" w:hanging="360"/>
      </w:pPr>
      <w:rPr>
        <w:rFonts w:hint="default"/>
        <w:lang w:val="en-US" w:eastAsia="en-US" w:bidi="ar-SA"/>
      </w:rPr>
    </w:lvl>
    <w:lvl w:ilvl="5" w:tplc="65F49D76">
      <w:numFmt w:val="bullet"/>
      <w:lvlText w:val="•"/>
      <w:lvlJc w:val="left"/>
      <w:pPr>
        <w:ind w:left="2793" w:hanging="360"/>
      </w:pPr>
      <w:rPr>
        <w:rFonts w:hint="default"/>
        <w:lang w:val="en-US" w:eastAsia="en-US" w:bidi="ar-SA"/>
      </w:rPr>
    </w:lvl>
    <w:lvl w:ilvl="6" w:tplc="4468A17A">
      <w:numFmt w:val="bullet"/>
      <w:lvlText w:val="•"/>
      <w:lvlJc w:val="left"/>
      <w:pPr>
        <w:ind w:left="3184" w:hanging="360"/>
      </w:pPr>
      <w:rPr>
        <w:rFonts w:hint="default"/>
        <w:lang w:val="en-US" w:eastAsia="en-US" w:bidi="ar-SA"/>
      </w:rPr>
    </w:lvl>
    <w:lvl w:ilvl="7" w:tplc="6A4432CC">
      <w:numFmt w:val="bullet"/>
      <w:lvlText w:val="•"/>
      <w:lvlJc w:val="left"/>
      <w:pPr>
        <w:ind w:left="3574" w:hanging="360"/>
      </w:pPr>
      <w:rPr>
        <w:rFonts w:hint="default"/>
        <w:lang w:val="en-US" w:eastAsia="en-US" w:bidi="ar-SA"/>
      </w:rPr>
    </w:lvl>
    <w:lvl w:ilvl="8" w:tplc="07720532">
      <w:numFmt w:val="bullet"/>
      <w:lvlText w:val="•"/>
      <w:lvlJc w:val="left"/>
      <w:pPr>
        <w:ind w:left="3965" w:hanging="360"/>
      </w:pPr>
      <w:rPr>
        <w:rFonts w:hint="default"/>
        <w:lang w:val="en-US" w:eastAsia="en-US" w:bidi="ar-SA"/>
      </w:rPr>
    </w:lvl>
  </w:abstractNum>
  <w:abstractNum w:abstractNumId="15" w15:restartNumberingAfterBreak="0">
    <w:nsid w:val="6B2B2C3E"/>
    <w:multiLevelType w:val="hybridMultilevel"/>
    <w:tmpl w:val="FBE89D1A"/>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6" w15:restartNumberingAfterBreak="0">
    <w:nsid w:val="7621212C"/>
    <w:multiLevelType w:val="hybridMultilevel"/>
    <w:tmpl w:val="8CEE2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B26C8E"/>
    <w:multiLevelType w:val="hybridMultilevel"/>
    <w:tmpl w:val="74622FB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D53340B"/>
    <w:multiLevelType w:val="hybridMultilevel"/>
    <w:tmpl w:val="894A8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4333175">
    <w:abstractNumId w:val="2"/>
  </w:num>
  <w:num w:numId="2" w16cid:durableId="472722749">
    <w:abstractNumId w:val="14"/>
  </w:num>
  <w:num w:numId="3" w16cid:durableId="379090102">
    <w:abstractNumId w:val="3"/>
  </w:num>
  <w:num w:numId="4" w16cid:durableId="135608400">
    <w:abstractNumId w:val="1"/>
  </w:num>
  <w:num w:numId="5" w16cid:durableId="1638803112">
    <w:abstractNumId w:val="4"/>
  </w:num>
  <w:num w:numId="6" w16cid:durableId="771970407">
    <w:abstractNumId w:val="0"/>
  </w:num>
  <w:num w:numId="7" w16cid:durableId="345376076">
    <w:abstractNumId w:val="13"/>
  </w:num>
  <w:num w:numId="8" w16cid:durableId="870722428">
    <w:abstractNumId w:val="5"/>
  </w:num>
  <w:num w:numId="9" w16cid:durableId="1988968478">
    <w:abstractNumId w:val="7"/>
  </w:num>
  <w:num w:numId="10" w16cid:durableId="853422784">
    <w:abstractNumId w:val="12"/>
  </w:num>
  <w:num w:numId="11" w16cid:durableId="1067462296">
    <w:abstractNumId w:val="17"/>
  </w:num>
  <w:num w:numId="12" w16cid:durableId="105200794">
    <w:abstractNumId w:val="11"/>
  </w:num>
  <w:num w:numId="13" w16cid:durableId="1766345358">
    <w:abstractNumId w:val="15"/>
  </w:num>
  <w:num w:numId="14" w16cid:durableId="1021200903">
    <w:abstractNumId w:val="9"/>
  </w:num>
  <w:num w:numId="15" w16cid:durableId="276370403">
    <w:abstractNumId w:val="6"/>
  </w:num>
  <w:num w:numId="16" w16cid:durableId="62408636">
    <w:abstractNumId w:val="10"/>
  </w:num>
  <w:num w:numId="17" w16cid:durableId="1476995010">
    <w:abstractNumId w:val="16"/>
  </w:num>
  <w:num w:numId="18" w16cid:durableId="905336135">
    <w:abstractNumId w:val="8"/>
  </w:num>
  <w:num w:numId="19" w16cid:durableId="2944130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19A"/>
    <w:rsid w:val="00001E49"/>
    <w:rsid w:val="00001EAE"/>
    <w:rsid w:val="00002997"/>
    <w:rsid w:val="00002EC6"/>
    <w:rsid w:val="00004066"/>
    <w:rsid w:val="00004B3F"/>
    <w:rsid w:val="00004E4B"/>
    <w:rsid w:val="00005928"/>
    <w:rsid w:val="00006391"/>
    <w:rsid w:val="0000779A"/>
    <w:rsid w:val="00010DB5"/>
    <w:rsid w:val="000115FC"/>
    <w:rsid w:val="00011DAD"/>
    <w:rsid w:val="00012772"/>
    <w:rsid w:val="00012A8B"/>
    <w:rsid w:val="000134A6"/>
    <w:rsid w:val="0001383D"/>
    <w:rsid w:val="00013A9F"/>
    <w:rsid w:val="00015208"/>
    <w:rsid w:val="00015669"/>
    <w:rsid w:val="00016689"/>
    <w:rsid w:val="00016A20"/>
    <w:rsid w:val="00017917"/>
    <w:rsid w:val="00022135"/>
    <w:rsid w:val="000238CB"/>
    <w:rsid w:val="00024799"/>
    <w:rsid w:val="000249C1"/>
    <w:rsid w:val="00025DF9"/>
    <w:rsid w:val="00026310"/>
    <w:rsid w:val="000271C2"/>
    <w:rsid w:val="00027732"/>
    <w:rsid w:val="00030750"/>
    <w:rsid w:val="0003385B"/>
    <w:rsid w:val="00033C03"/>
    <w:rsid w:val="000353EB"/>
    <w:rsid w:val="00035427"/>
    <w:rsid w:val="00035856"/>
    <w:rsid w:val="00035929"/>
    <w:rsid w:val="00035A32"/>
    <w:rsid w:val="000367F9"/>
    <w:rsid w:val="000402DE"/>
    <w:rsid w:val="00040431"/>
    <w:rsid w:val="00040A15"/>
    <w:rsid w:val="00040A87"/>
    <w:rsid w:val="00041AB5"/>
    <w:rsid w:val="00041BA2"/>
    <w:rsid w:val="00041F74"/>
    <w:rsid w:val="00042379"/>
    <w:rsid w:val="00043215"/>
    <w:rsid w:val="0004476B"/>
    <w:rsid w:val="000449EB"/>
    <w:rsid w:val="00045B51"/>
    <w:rsid w:val="00045E0B"/>
    <w:rsid w:val="0004673A"/>
    <w:rsid w:val="000468FB"/>
    <w:rsid w:val="000473C7"/>
    <w:rsid w:val="00051011"/>
    <w:rsid w:val="00051B30"/>
    <w:rsid w:val="00052D23"/>
    <w:rsid w:val="00055192"/>
    <w:rsid w:val="00056710"/>
    <w:rsid w:val="00062367"/>
    <w:rsid w:val="00064798"/>
    <w:rsid w:val="00064A48"/>
    <w:rsid w:val="00064B73"/>
    <w:rsid w:val="000655E9"/>
    <w:rsid w:val="00065A95"/>
    <w:rsid w:val="00066647"/>
    <w:rsid w:val="00067EC9"/>
    <w:rsid w:val="0007090B"/>
    <w:rsid w:val="00071D5C"/>
    <w:rsid w:val="00072ADD"/>
    <w:rsid w:val="00072B93"/>
    <w:rsid w:val="00074219"/>
    <w:rsid w:val="000751BB"/>
    <w:rsid w:val="000753FD"/>
    <w:rsid w:val="00075AA9"/>
    <w:rsid w:val="00076778"/>
    <w:rsid w:val="00080E04"/>
    <w:rsid w:val="0008117B"/>
    <w:rsid w:val="00081762"/>
    <w:rsid w:val="0008278C"/>
    <w:rsid w:val="000827FE"/>
    <w:rsid w:val="000832A4"/>
    <w:rsid w:val="00084A08"/>
    <w:rsid w:val="00084BBC"/>
    <w:rsid w:val="00084FE3"/>
    <w:rsid w:val="0008593E"/>
    <w:rsid w:val="00085B89"/>
    <w:rsid w:val="00086855"/>
    <w:rsid w:val="000907BC"/>
    <w:rsid w:val="0009087B"/>
    <w:rsid w:val="000909E3"/>
    <w:rsid w:val="000922E5"/>
    <w:rsid w:val="000926AE"/>
    <w:rsid w:val="00092956"/>
    <w:rsid w:val="00092F50"/>
    <w:rsid w:val="000953C7"/>
    <w:rsid w:val="0009569B"/>
    <w:rsid w:val="000957D9"/>
    <w:rsid w:val="000958F2"/>
    <w:rsid w:val="00095DBA"/>
    <w:rsid w:val="00096FB9"/>
    <w:rsid w:val="00097626"/>
    <w:rsid w:val="000A0AA0"/>
    <w:rsid w:val="000A1291"/>
    <w:rsid w:val="000A2330"/>
    <w:rsid w:val="000A2857"/>
    <w:rsid w:val="000A3775"/>
    <w:rsid w:val="000A49B4"/>
    <w:rsid w:val="000A6074"/>
    <w:rsid w:val="000A6789"/>
    <w:rsid w:val="000A7656"/>
    <w:rsid w:val="000A78F2"/>
    <w:rsid w:val="000A7C80"/>
    <w:rsid w:val="000B1620"/>
    <w:rsid w:val="000B1C5B"/>
    <w:rsid w:val="000B251E"/>
    <w:rsid w:val="000B2907"/>
    <w:rsid w:val="000B2C5E"/>
    <w:rsid w:val="000B3228"/>
    <w:rsid w:val="000B3F71"/>
    <w:rsid w:val="000B48FC"/>
    <w:rsid w:val="000B5128"/>
    <w:rsid w:val="000B5CB5"/>
    <w:rsid w:val="000B6044"/>
    <w:rsid w:val="000B61D0"/>
    <w:rsid w:val="000B6A61"/>
    <w:rsid w:val="000B710D"/>
    <w:rsid w:val="000C01B0"/>
    <w:rsid w:val="000C0641"/>
    <w:rsid w:val="000C2495"/>
    <w:rsid w:val="000C2A3C"/>
    <w:rsid w:val="000C2B9D"/>
    <w:rsid w:val="000C315F"/>
    <w:rsid w:val="000C339B"/>
    <w:rsid w:val="000C6FA5"/>
    <w:rsid w:val="000C7379"/>
    <w:rsid w:val="000C7EA6"/>
    <w:rsid w:val="000D0CD9"/>
    <w:rsid w:val="000D1498"/>
    <w:rsid w:val="000D1BEF"/>
    <w:rsid w:val="000D37F8"/>
    <w:rsid w:val="000D63B3"/>
    <w:rsid w:val="000D6D38"/>
    <w:rsid w:val="000D6DAE"/>
    <w:rsid w:val="000D6E6B"/>
    <w:rsid w:val="000D70D1"/>
    <w:rsid w:val="000D7E55"/>
    <w:rsid w:val="000D7E7C"/>
    <w:rsid w:val="000D7E94"/>
    <w:rsid w:val="000E23D6"/>
    <w:rsid w:val="000E26AE"/>
    <w:rsid w:val="000E3821"/>
    <w:rsid w:val="000E4091"/>
    <w:rsid w:val="000E416E"/>
    <w:rsid w:val="000E4C24"/>
    <w:rsid w:val="000E4C8F"/>
    <w:rsid w:val="000E4D53"/>
    <w:rsid w:val="000E7285"/>
    <w:rsid w:val="000F0BA7"/>
    <w:rsid w:val="000F0E27"/>
    <w:rsid w:val="000F15AD"/>
    <w:rsid w:val="000F1699"/>
    <w:rsid w:val="000F28CA"/>
    <w:rsid w:val="000F37A9"/>
    <w:rsid w:val="000F3B62"/>
    <w:rsid w:val="000F5D1B"/>
    <w:rsid w:val="0010062F"/>
    <w:rsid w:val="00100B43"/>
    <w:rsid w:val="00100F59"/>
    <w:rsid w:val="00101099"/>
    <w:rsid w:val="0010187F"/>
    <w:rsid w:val="00102F25"/>
    <w:rsid w:val="00103C0D"/>
    <w:rsid w:val="00103FF9"/>
    <w:rsid w:val="00104E1C"/>
    <w:rsid w:val="00105C60"/>
    <w:rsid w:val="001063DE"/>
    <w:rsid w:val="001075D3"/>
    <w:rsid w:val="0011344E"/>
    <w:rsid w:val="0011457F"/>
    <w:rsid w:val="001148D4"/>
    <w:rsid w:val="001151E7"/>
    <w:rsid w:val="0011650D"/>
    <w:rsid w:val="001166C5"/>
    <w:rsid w:val="00116D49"/>
    <w:rsid w:val="00116F50"/>
    <w:rsid w:val="001176AF"/>
    <w:rsid w:val="00117BB5"/>
    <w:rsid w:val="00120271"/>
    <w:rsid w:val="00120F49"/>
    <w:rsid w:val="00121C37"/>
    <w:rsid w:val="001225DB"/>
    <w:rsid w:val="00125D31"/>
    <w:rsid w:val="001260C0"/>
    <w:rsid w:val="00126760"/>
    <w:rsid w:val="00130C53"/>
    <w:rsid w:val="00131A29"/>
    <w:rsid w:val="00132675"/>
    <w:rsid w:val="001337BB"/>
    <w:rsid w:val="00135C7C"/>
    <w:rsid w:val="001363F6"/>
    <w:rsid w:val="001364E1"/>
    <w:rsid w:val="00136AB5"/>
    <w:rsid w:val="001372B8"/>
    <w:rsid w:val="00140241"/>
    <w:rsid w:val="001414EF"/>
    <w:rsid w:val="00141B97"/>
    <w:rsid w:val="00141BCB"/>
    <w:rsid w:val="00142FB9"/>
    <w:rsid w:val="001430FF"/>
    <w:rsid w:val="001437EA"/>
    <w:rsid w:val="00143B51"/>
    <w:rsid w:val="001442CA"/>
    <w:rsid w:val="001442EA"/>
    <w:rsid w:val="0014542E"/>
    <w:rsid w:val="00145CA4"/>
    <w:rsid w:val="00146100"/>
    <w:rsid w:val="0014722A"/>
    <w:rsid w:val="00147FD3"/>
    <w:rsid w:val="00150090"/>
    <w:rsid w:val="001511C2"/>
    <w:rsid w:val="00152AC9"/>
    <w:rsid w:val="00153525"/>
    <w:rsid w:val="00153A7D"/>
    <w:rsid w:val="00153DC7"/>
    <w:rsid w:val="0015669E"/>
    <w:rsid w:val="00161A19"/>
    <w:rsid w:val="00161CA3"/>
    <w:rsid w:val="00162F49"/>
    <w:rsid w:val="00162FDB"/>
    <w:rsid w:val="0016336A"/>
    <w:rsid w:val="001639C3"/>
    <w:rsid w:val="00163CAE"/>
    <w:rsid w:val="001665B1"/>
    <w:rsid w:val="00166C98"/>
    <w:rsid w:val="00166F29"/>
    <w:rsid w:val="00167C3B"/>
    <w:rsid w:val="001705AB"/>
    <w:rsid w:val="00170A49"/>
    <w:rsid w:val="00171730"/>
    <w:rsid w:val="00171B9E"/>
    <w:rsid w:val="00172FDE"/>
    <w:rsid w:val="0017359E"/>
    <w:rsid w:val="0017515D"/>
    <w:rsid w:val="00175B67"/>
    <w:rsid w:val="0017675C"/>
    <w:rsid w:val="00176FED"/>
    <w:rsid w:val="0017777B"/>
    <w:rsid w:val="00177F2A"/>
    <w:rsid w:val="0018030B"/>
    <w:rsid w:val="001810FD"/>
    <w:rsid w:val="0018134F"/>
    <w:rsid w:val="00181835"/>
    <w:rsid w:val="00181B4D"/>
    <w:rsid w:val="00183D3C"/>
    <w:rsid w:val="0018463F"/>
    <w:rsid w:val="00185B4B"/>
    <w:rsid w:val="001867C8"/>
    <w:rsid w:val="0018680C"/>
    <w:rsid w:val="0018701D"/>
    <w:rsid w:val="00187305"/>
    <w:rsid w:val="00190E1A"/>
    <w:rsid w:val="00191964"/>
    <w:rsid w:val="00191EFE"/>
    <w:rsid w:val="00191F56"/>
    <w:rsid w:val="00192284"/>
    <w:rsid w:val="00192785"/>
    <w:rsid w:val="00192A37"/>
    <w:rsid w:val="00195057"/>
    <w:rsid w:val="0019546B"/>
    <w:rsid w:val="00195D50"/>
    <w:rsid w:val="0019729D"/>
    <w:rsid w:val="001976BE"/>
    <w:rsid w:val="001978BF"/>
    <w:rsid w:val="001A01F8"/>
    <w:rsid w:val="001A0DBB"/>
    <w:rsid w:val="001A103A"/>
    <w:rsid w:val="001A2320"/>
    <w:rsid w:val="001A2D15"/>
    <w:rsid w:val="001A3684"/>
    <w:rsid w:val="001A3A27"/>
    <w:rsid w:val="001A52FB"/>
    <w:rsid w:val="001A54A0"/>
    <w:rsid w:val="001A5D2A"/>
    <w:rsid w:val="001A6481"/>
    <w:rsid w:val="001B09CA"/>
    <w:rsid w:val="001B26DE"/>
    <w:rsid w:val="001B2741"/>
    <w:rsid w:val="001B2942"/>
    <w:rsid w:val="001B2F17"/>
    <w:rsid w:val="001B3168"/>
    <w:rsid w:val="001B4E5C"/>
    <w:rsid w:val="001B5662"/>
    <w:rsid w:val="001B64EF"/>
    <w:rsid w:val="001B6A1F"/>
    <w:rsid w:val="001B6E2A"/>
    <w:rsid w:val="001C0D12"/>
    <w:rsid w:val="001C1265"/>
    <w:rsid w:val="001C143E"/>
    <w:rsid w:val="001C1468"/>
    <w:rsid w:val="001C148E"/>
    <w:rsid w:val="001C14B1"/>
    <w:rsid w:val="001C2328"/>
    <w:rsid w:val="001C29B2"/>
    <w:rsid w:val="001C2CE7"/>
    <w:rsid w:val="001C4EFB"/>
    <w:rsid w:val="001C4F5D"/>
    <w:rsid w:val="001C5A5D"/>
    <w:rsid w:val="001C5B17"/>
    <w:rsid w:val="001C62B0"/>
    <w:rsid w:val="001C62E1"/>
    <w:rsid w:val="001C6363"/>
    <w:rsid w:val="001C6393"/>
    <w:rsid w:val="001C6923"/>
    <w:rsid w:val="001C7854"/>
    <w:rsid w:val="001C7B08"/>
    <w:rsid w:val="001D1644"/>
    <w:rsid w:val="001D2C5F"/>
    <w:rsid w:val="001D38B7"/>
    <w:rsid w:val="001D3DFB"/>
    <w:rsid w:val="001D49E0"/>
    <w:rsid w:val="001D536A"/>
    <w:rsid w:val="001D7F23"/>
    <w:rsid w:val="001DEBEB"/>
    <w:rsid w:val="001E0DAB"/>
    <w:rsid w:val="001E2F2C"/>
    <w:rsid w:val="001E3498"/>
    <w:rsid w:val="001E43B9"/>
    <w:rsid w:val="001E4643"/>
    <w:rsid w:val="001E4768"/>
    <w:rsid w:val="001E500C"/>
    <w:rsid w:val="001E77B0"/>
    <w:rsid w:val="001F1D6D"/>
    <w:rsid w:val="001F1E48"/>
    <w:rsid w:val="001F1F11"/>
    <w:rsid w:val="001F237A"/>
    <w:rsid w:val="001F2D8B"/>
    <w:rsid w:val="001F2FEC"/>
    <w:rsid w:val="001F3180"/>
    <w:rsid w:val="001F420D"/>
    <w:rsid w:val="001F481F"/>
    <w:rsid w:val="001F5181"/>
    <w:rsid w:val="001F5322"/>
    <w:rsid w:val="001F6070"/>
    <w:rsid w:val="001F7ABC"/>
    <w:rsid w:val="002015B7"/>
    <w:rsid w:val="002035E2"/>
    <w:rsid w:val="002038CF"/>
    <w:rsid w:val="00204025"/>
    <w:rsid w:val="00204F0D"/>
    <w:rsid w:val="0020518A"/>
    <w:rsid w:val="0020523B"/>
    <w:rsid w:val="002065F8"/>
    <w:rsid w:val="00206C91"/>
    <w:rsid w:val="00207329"/>
    <w:rsid w:val="00207854"/>
    <w:rsid w:val="00207AE5"/>
    <w:rsid w:val="002101C5"/>
    <w:rsid w:val="002103FC"/>
    <w:rsid w:val="00210E47"/>
    <w:rsid w:val="00211907"/>
    <w:rsid w:val="002129CF"/>
    <w:rsid w:val="002149FC"/>
    <w:rsid w:val="00214DEF"/>
    <w:rsid w:val="0021678E"/>
    <w:rsid w:val="0021716C"/>
    <w:rsid w:val="00220721"/>
    <w:rsid w:val="00221A55"/>
    <w:rsid w:val="002227EB"/>
    <w:rsid w:val="00224BC3"/>
    <w:rsid w:val="002252D2"/>
    <w:rsid w:val="002252F7"/>
    <w:rsid w:val="0022571E"/>
    <w:rsid w:val="00225C0E"/>
    <w:rsid w:val="00227041"/>
    <w:rsid w:val="00227591"/>
    <w:rsid w:val="00227924"/>
    <w:rsid w:val="00230E89"/>
    <w:rsid w:val="00230E96"/>
    <w:rsid w:val="002317D4"/>
    <w:rsid w:val="00233F01"/>
    <w:rsid w:val="002340B3"/>
    <w:rsid w:val="00234855"/>
    <w:rsid w:val="00234A87"/>
    <w:rsid w:val="0023676E"/>
    <w:rsid w:val="002374DA"/>
    <w:rsid w:val="0023798B"/>
    <w:rsid w:val="0024019E"/>
    <w:rsid w:val="00242425"/>
    <w:rsid w:val="00242D81"/>
    <w:rsid w:val="00244106"/>
    <w:rsid w:val="002441FB"/>
    <w:rsid w:val="0024457F"/>
    <w:rsid w:val="00244662"/>
    <w:rsid w:val="002446E4"/>
    <w:rsid w:val="00244B87"/>
    <w:rsid w:val="00245113"/>
    <w:rsid w:val="00246045"/>
    <w:rsid w:val="00246E16"/>
    <w:rsid w:val="00250179"/>
    <w:rsid w:val="00250FAF"/>
    <w:rsid w:val="00254B44"/>
    <w:rsid w:val="00255D73"/>
    <w:rsid w:val="00257DFD"/>
    <w:rsid w:val="00257E28"/>
    <w:rsid w:val="00260340"/>
    <w:rsid w:val="002605A7"/>
    <w:rsid w:val="002605D9"/>
    <w:rsid w:val="002607B0"/>
    <w:rsid w:val="00260D1E"/>
    <w:rsid w:val="00261CBA"/>
    <w:rsid w:val="00261D5C"/>
    <w:rsid w:val="00261FEA"/>
    <w:rsid w:val="00262DDD"/>
    <w:rsid w:val="00262EE2"/>
    <w:rsid w:val="00262F85"/>
    <w:rsid w:val="00263B46"/>
    <w:rsid w:val="00263D14"/>
    <w:rsid w:val="00263E6A"/>
    <w:rsid w:val="00265345"/>
    <w:rsid w:val="002667AF"/>
    <w:rsid w:val="002671E2"/>
    <w:rsid w:val="0027095B"/>
    <w:rsid w:val="00270F68"/>
    <w:rsid w:val="0027102F"/>
    <w:rsid w:val="00271097"/>
    <w:rsid w:val="00272927"/>
    <w:rsid w:val="00272FBA"/>
    <w:rsid w:val="002734FB"/>
    <w:rsid w:val="00274966"/>
    <w:rsid w:val="002770EA"/>
    <w:rsid w:val="002772D5"/>
    <w:rsid w:val="00282369"/>
    <w:rsid w:val="002831A1"/>
    <w:rsid w:val="002839FC"/>
    <w:rsid w:val="002846D1"/>
    <w:rsid w:val="00284F89"/>
    <w:rsid w:val="00285CCD"/>
    <w:rsid w:val="00286464"/>
    <w:rsid w:val="00286B3B"/>
    <w:rsid w:val="002875E0"/>
    <w:rsid w:val="0029074C"/>
    <w:rsid w:val="00290B99"/>
    <w:rsid w:val="00290D4A"/>
    <w:rsid w:val="00290EBC"/>
    <w:rsid w:val="0029152A"/>
    <w:rsid w:val="0029264B"/>
    <w:rsid w:val="00292A64"/>
    <w:rsid w:val="00294903"/>
    <w:rsid w:val="00294D88"/>
    <w:rsid w:val="0029567C"/>
    <w:rsid w:val="002964B1"/>
    <w:rsid w:val="00296723"/>
    <w:rsid w:val="002968E9"/>
    <w:rsid w:val="002A018A"/>
    <w:rsid w:val="002A0244"/>
    <w:rsid w:val="002A144D"/>
    <w:rsid w:val="002A1D30"/>
    <w:rsid w:val="002A22D4"/>
    <w:rsid w:val="002A253E"/>
    <w:rsid w:val="002A2585"/>
    <w:rsid w:val="002A2A46"/>
    <w:rsid w:val="002A2B0D"/>
    <w:rsid w:val="002A334A"/>
    <w:rsid w:val="002A3FB8"/>
    <w:rsid w:val="002A3FCD"/>
    <w:rsid w:val="002A5706"/>
    <w:rsid w:val="002A5FF4"/>
    <w:rsid w:val="002A72C5"/>
    <w:rsid w:val="002A7B63"/>
    <w:rsid w:val="002A7F0E"/>
    <w:rsid w:val="002B0CB6"/>
    <w:rsid w:val="002B10DD"/>
    <w:rsid w:val="002B1EFE"/>
    <w:rsid w:val="002B205B"/>
    <w:rsid w:val="002B2A28"/>
    <w:rsid w:val="002B4B98"/>
    <w:rsid w:val="002B4D5F"/>
    <w:rsid w:val="002B54D7"/>
    <w:rsid w:val="002B67D3"/>
    <w:rsid w:val="002B6E67"/>
    <w:rsid w:val="002B7319"/>
    <w:rsid w:val="002C02F9"/>
    <w:rsid w:val="002C0D17"/>
    <w:rsid w:val="002C46B4"/>
    <w:rsid w:val="002C5215"/>
    <w:rsid w:val="002C67F4"/>
    <w:rsid w:val="002D31EF"/>
    <w:rsid w:val="002D46D9"/>
    <w:rsid w:val="002D4713"/>
    <w:rsid w:val="002D5299"/>
    <w:rsid w:val="002D5803"/>
    <w:rsid w:val="002E016A"/>
    <w:rsid w:val="002E05AA"/>
    <w:rsid w:val="002E176B"/>
    <w:rsid w:val="002E21AA"/>
    <w:rsid w:val="002E2DFF"/>
    <w:rsid w:val="002E3190"/>
    <w:rsid w:val="002E329F"/>
    <w:rsid w:val="002E430F"/>
    <w:rsid w:val="002E5E06"/>
    <w:rsid w:val="002E6CB8"/>
    <w:rsid w:val="002E78C4"/>
    <w:rsid w:val="002F310A"/>
    <w:rsid w:val="002F4A25"/>
    <w:rsid w:val="002F5697"/>
    <w:rsid w:val="002F5FC2"/>
    <w:rsid w:val="002F656D"/>
    <w:rsid w:val="002F716A"/>
    <w:rsid w:val="00302655"/>
    <w:rsid w:val="003027C3"/>
    <w:rsid w:val="003036C6"/>
    <w:rsid w:val="00303B0D"/>
    <w:rsid w:val="003044EE"/>
    <w:rsid w:val="0030484D"/>
    <w:rsid w:val="003053CC"/>
    <w:rsid w:val="00306418"/>
    <w:rsid w:val="0030680E"/>
    <w:rsid w:val="00310172"/>
    <w:rsid w:val="003105D7"/>
    <w:rsid w:val="0031134A"/>
    <w:rsid w:val="003120E0"/>
    <w:rsid w:val="00312831"/>
    <w:rsid w:val="00314270"/>
    <w:rsid w:val="00314DEB"/>
    <w:rsid w:val="003171D8"/>
    <w:rsid w:val="00317BE3"/>
    <w:rsid w:val="0032191F"/>
    <w:rsid w:val="00321B7C"/>
    <w:rsid w:val="003242A4"/>
    <w:rsid w:val="00324C32"/>
    <w:rsid w:val="00325750"/>
    <w:rsid w:val="003265E7"/>
    <w:rsid w:val="0033079F"/>
    <w:rsid w:val="00330D8A"/>
    <w:rsid w:val="003312B4"/>
    <w:rsid w:val="00331310"/>
    <w:rsid w:val="00333BE0"/>
    <w:rsid w:val="00333F7A"/>
    <w:rsid w:val="00335513"/>
    <w:rsid w:val="00335EB9"/>
    <w:rsid w:val="003368E9"/>
    <w:rsid w:val="00336B50"/>
    <w:rsid w:val="00337096"/>
    <w:rsid w:val="00337CAB"/>
    <w:rsid w:val="003402E5"/>
    <w:rsid w:val="00340C58"/>
    <w:rsid w:val="00340E0D"/>
    <w:rsid w:val="00341E46"/>
    <w:rsid w:val="00343046"/>
    <w:rsid w:val="00343F78"/>
    <w:rsid w:val="00345921"/>
    <w:rsid w:val="00345C76"/>
    <w:rsid w:val="00346810"/>
    <w:rsid w:val="0034703B"/>
    <w:rsid w:val="00350BE9"/>
    <w:rsid w:val="00352766"/>
    <w:rsid w:val="00352AD9"/>
    <w:rsid w:val="00353090"/>
    <w:rsid w:val="00353C9F"/>
    <w:rsid w:val="00356811"/>
    <w:rsid w:val="0035760D"/>
    <w:rsid w:val="00357DA2"/>
    <w:rsid w:val="00360570"/>
    <w:rsid w:val="0036078A"/>
    <w:rsid w:val="00360F5C"/>
    <w:rsid w:val="0036102C"/>
    <w:rsid w:val="003628A7"/>
    <w:rsid w:val="00362FBB"/>
    <w:rsid w:val="003659D7"/>
    <w:rsid w:val="00365DB7"/>
    <w:rsid w:val="00366956"/>
    <w:rsid w:val="00367377"/>
    <w:rsid w:val="0036745F"/>
    <w:rsid w:val="00370520"/>
    <w:rsid w:val="00370532"/>
    <w:rsid w:val="0037078B"/>
    <w:rsid w:val="0037127B"/>
    <w:rsid w:val="00371576"/>
    <w:rsid w:val="003723AE"/>
    <w:rsid w:val="00372450"/>
    <w:rsid w:val="00372F4F"/>
    <w:rsid w:val="003732C2"/>
    <w:rsid w:val="00373DB3"/>
    <w:rsid w:val="00373DEB"/>
    <w:rsid w:val="003754DB"/>
    <w:rsid w:val="00375B09"/>
    <w:rsid w:val="00377326"/>
    <w:rsid w:val="00377F8C"/>
    <w:rsid w:val="00380BAB"/>
    <w:rsid w:val="003815F9"/>
    <w:rsid w:val="00381BF8"/>
    <w:rsid w:val="00382232"/>
    <w:rsid w:val="0038236D"/>
    <w:rsid w:val="003835DF"/>
    <w:rsid w:val="00384141"/>
    <w:rsid w:val="00385298"/>
    <w:rsid w:val="003856E8"/>
    <w:rsid w:val="00385C3B"/>
    <w:rsid w:val="00386531"/>
    <w:rsid w:val="00387496"/>
    <w:rsid w:val="0039007B"/>
    <w:rsid w:val="00391807"/>
    <w:rsid w:val="00392B65"/>
    <w:rsid w:val="003968B4"/>
    <w:rsid w:val="00396945"/>
    <w:rsid w:val="00397192"/>
    <w:rsid w:val="00397771"/>
    <w:rsid w:val="003A0A9E"/>
    <w:rsid w:val="003A0D45"/>
    <w:rsid w:val="003A0EE0"/>
    <w:rsid w:val="003A235E"/>
    <w:rsid w:val="003A3933"/>
    <w:rsid w:val="003A3D5F"/>
    <w:rsid w:val="003A43C6"/>
    <w:rsid w:val="003A5084"/>
    <w:rsid w:val="003A5AB1"/>
    <w:rsid w:val="003A5ACC"/>
    <w:rsid w:val="003A5BCC"/>
    <w:rsid w:val="003A5E54"/>
    <w:rsid w:val="003A7179"/>
    <w:rsid w:val="003A7F78"/>
    <w:rsid w:val="003B0582"/>
    <w:rsid w:val="003B331E"/>
    <w:rsid w:val="003B3521"/>
    <w:rsid w:val="003B3AC9"/>
    <w:rsid w:val="003B6456"/>
    <w:rsid w:val="003B6CD1"/>
    <w:rsid w:val="003B74C5"/>
    <w:rsid w:val="003B771B"/>
    <w:rsid w:val="003C0236"/>
    <w:rsid w:val="003C08FF"/>
    <w:rsid w:val="003C0B35"/>
    <w:rsid w:val="003C1961"/>
    <w:rsid w:val="003C203A"/>
    <w:rsid w:val="003C2955"/>
    <w:rsid w:val="003C2BAA"/>
    <w:rsid w:val="003C3BCD"/>
    <w:rsid w:val="003C3DE4"/>
    <w:rsid w:val="003C4088"/>
    <w:rsid w:val="003C4845"/>
    <w:rsid w:val="003C4C89"/>
    <w:rsid w:val="003C4D09"/>
    <w:rsid w:val="003C623E"/>
    <w:rsid w:val="003C6718"/>
    <w:rsid w:val="003C6B7F"/>
    <w:rsid w:val="003D0213"/>
    <w:rsid w:val="003D0E59"/>
    <w:rsid w:val="003D1259"/>
    <w:rsid w:val="003D34EC"/>
    <w:rsid w:val="003D410B"/>
    <w:rsid w:val="003D4F49"/>
    <w:rsid w:val="003D52F8"/>
    <w:rsid w:val="003D5837"/>
    <w:rsid w:val="003D7839"/>
    <w:rsid w:val="003E2732"/>
    <w:rsid w:val="003E3F8F"/>
    <w:rsid w:val="003E471E"/>
    <w:rsid w:val="003E4843"/>
    <w:rsid w:val="003E4BED"/>
    <w:rsid w:val="003E508C"/>
    <w:rsid w:val="003E50C7"/>
    <w:rsid w:val="003E5291"/>
    <w:rsid w:val="003E533A"/>
    <w:rsid w:val="003E6267"/>
    <w:rsid w:val="003E6662"/>
    <w:rsid w:val="003F0ABD"/>
    <w:rsid w:val="003F1A73"/>
    <w:rsid w:val="003F2528"/>
    <w:rsid w:val="003F2722"/>
    <w:rsid w:val="003F2E76"/>
    <w:rsid w:val="003F2F52"/>
    <w:rsid w:val="003F3241"/>
    <w:rsid w:val="003F472B"/>
    <w:rsid w:val="003F5637"/>
    <w:rsid w:val="003F5CAA"/>
    <w:rsid w:val="003F7CAC"/>
    <w:rsid w:val="00401195"/>
    <w:rsid w:val="004013A6"/>
    <w:rsid w:val="00402BB6"/>
    <w:rsid w:val="00403964"/>
    <w:rsid w:val="00403D40"/>
    <w:rsid w:val="004044A4"/>
    <w:rsid w:val="004046A2"/>
    <w:rsid w:val="00404943"/>
    <w:rsid w:val="00405A52"/>
    <w:rsid w:val="00406432"/>
    <w:rsid w:val="00406CE3"/>
    <w:rsid w:val="00407BEF"/>
    <w:rsid w:val="0041088F"/>
    <w:rsid w:val="00410D2E"/>
    <w:rsid w:val="004111E6"/>
    <w:rsid w:val="00414020"/>
    <w:rsid w:val="0041628F"/>
    <w:rsid w:val="004163D4"/>
    <w:rsid w:val="00416CBA"/>
    <w:rsid w:val="00417C15"/>
    <w:rsid w:val="004207BA"/>
    <w:rsid w:val="004207C7"/>
    <w:rsid w:val="004208AB"/>
    <w:rsid w:val="00420A69"/>
    <w:rsid w:val="00420F50"/>
    <w:rsid w:val="004210C1"/>
    <w:rsid w:val="0042112F"/>
    <w:rsid w:val="004217AB"/>
    <w:rsid w:val="004221E8"/>
    <w:rsid w:val="00422656"/>
    <w:rsid w:val="004239F3"/>
    <w:rsid w:val="00424496"/>
    <w:rsid w:val="004246DF"/>
    <w:rsid w:val="00426858"/>
    <w:rsid w:val="00430531"/>
    <w:rsid w:val="0043099F"/>
    <w:rsid w:val="00431056"/>
    <w:rsid w:val="0043155C"/>
    <w:rsid w:val="00432FE6"/>
    <w:rsid w:val="00432FE8"/>
    <w:rsid w:val="00435146"/>
    <w:rsid w:val="00435D51"/>
    <w:rsid w:val="004400D6"/>
    <w:rsid w:val="00440C87"/>
    <w:rsid w:val="00440EDB"/>
    <w:rsid w:val="00441826"/>
    <w:rsid w:val="00442191"/>
    <w:rsid w:val="00442902"/>
    <w:rsid w:val="00442970"/>
    <w:rsid w:val="0044368D"/>
    <w:rsid w:val="0044426A"/>
    <w:rsid w:val="00444D1E"/>
    <w:rsid w:val="00445832"/>
    <w:rsid w:val="00445BF3"/>
    <w:rsid w:val="00446EFF"/>
    <w:rsid w:val="00451518"/>
    <w:rsid w:val="00451C82"/>
    <w:rsid w:val="004532F6"/>
    <w:rsid w:val="0045379C"/>
    <w:rsid w:val="00453FEB"/>
    <w:rsid w:val="004557B4"/>
    <w:rsid w:val="004574C5"/>
    <w:rsid w:val="004579EA"/>
    <w:rsid w:val="004601CB"/>
    <w:rsid w:val="00461DD0"/>
    <w:rsid w:val="004623EF"/>
    <w:rsid w:val="004629C5"/>
    <w:rsid w:val="004629F4"/>
    <w:rsid w:val="00465C5D"/>
    <w:rsid w:val="00470435"/>
    <w:rsid w:val="004705FD"/>
    <w:rsid w:val="004716B5"/>
    <w:rsid w:val="00471BAF"/>
    <w:rsid w:val="00473831"/>
    <w:rsid w:val="00474843"/>
    <w:rsid w:val="0047524B"/>
    <w:rsid w:val="0047543F"/>
    <w:rsid w:val="004754F8"/>
    <w:rsid w:val="0047604F"/>
    <w:rsid w:val="00476352"/>
    <w:rsid w:val="0047786B"/>
    <w:rsid w:val="00477992"/>
    <w:rsid w:val="00477B54"/>
    <w:rsid w:val="00480B8B"/>
    <w:rsid w:val="00480DBA"/>
    <w:rsid w:val="00481168"/>
    <w:rsid w:val="00482AA2"/>
    <w:rsid w:val="00483C01"/>
    <w:rsid w:val="00483EF8"/>
    <w:rsid w:val="00483F51"/>
    <w:rsid w:val="004843B2"/>
    <w:rsid w:val="0048441D"/>
    <w:rsid w:val="00484FDA"/>
    <w:rsid w:val="00486195"/>
    <w:rsid w:val="004861DF"/>
    <w:rsid w:val="004878B1"/>
    <w:rsid w:val="0049009A"/>
    <w:rsid w:val="0049019D"/>
    <w:rsid w:val="0049034E"/>
    <w:rsid w:val="004907F2"/>
    <w:rsid w:val="00491B0A"/>
    <w:rsid w:val="00491BA5"/>
    <w:rsid w:val="00491FB2"/>
    <w:rsid w:val="00492635"/>
    <w:rsid w:val="00494ED7"/>
    <w:rsid w:val="004952A4"/>
    <w:rsid w:val="0049575D"/>
    <w:rsid w:val="00496368"/>
    <w:rsid w:val="00496D0F"/>
    <w:rsid w:val="00497A4B"/>
    <w:rsid w:val="00497C87"/>
    <w:rsid w:val="004A1003"/>
    <w:rsid w:val="004A1534"/>
    <w:rsid w:val="004A1E28"/>
    <w:rsid w:val="004A2DD6"/>
    <w:rsid w:val="004A35DF"/>
    <w:rsid w:val="004A4024"/>
    <w:rsid w:val="004A4275"/>
    <w:rsid w:val="004A42F8"/>
    <w:rsid w:val="004A5050"/>
    <w:rsid w:val="004A6470"/>
    <w:rsid w:val="004A6B3F"/>
    <w:rsid w:val="004A6B56"/>
    <w:rsid w:val="004A6CFC"/>
    <w:rsid w:val="004A77DF"/>
    <w:rsid w:val="004A795B"/>
    <w:rsid w:val="004B07F5"/>
    <w:rsid w:val="004B1154"/>
    <w:rsid w:val="004B23D1"/>
    <w:rsid w:val="004B2568"/>
    <w:rsid w:val="004B29AA"/>
    <w:rsid w:val="004B4524"/>
    <w:rsid w:val="004B4778"/>
    <w:rsid w:val="004B5DC7"/>
    <w:rsid w:val="004B5F2D"/>
    <w:rsid w:val="004B6864"/>
    <w:rsid w:val="004B6C07"/>
    <w:rsid w:val="004B711C"/>
    <w:rsid w:val="004C0228"/>
    <w:rsid w:val="004C0681"/>
    <w:rsid w:val="004C190C"/>
    <w:rsid w:val="004C1FAE"/>
    <w:rsid w:val="004C2744"/>
    <w:rsid w:val="004C53A1"/>
    <w:rsid w:val="004C554D"/>
    <w:rsid w:val="004C586E"/>
    <w:rsid w:val="004C6D2D"/>
    <w:rsid w:val="004D00AD"/>
    <w:rsid w:val="004D0334"/>
    <w:rsid w:val="004D04B4"/>
    <w:rsid w:val="004D0AB2"/>
    <w:rsid w:val="004D25AF"/>
    <w:rsid w:val="004D41C4"/>
    <w:rsid w:val="004D5889"/>
    <w:rsid w:val="004D58C8"/>
    <w:rsid w:val="004D5D8E"/>
    <w:rsid w:val="004D62D9"/>
    <w:rsid w:val="004D6A46"/>
    <w:rsid w:val="004D6C13"/>
    <w:rsid w:val="004D6F67"/>
    <w:rsid w:val="004D77E9"/>
    <w:rsid w:val="004D7DB3"/>
    <w:rsid w:val="004E01B5"/>
    <w:rsid w:val="004E0271"/>
    <w:rsid w:val="004E0444"/>
    <w:rsid w:val="004E04C2"/>
    <w:rsid w:val="004E1777"/>
    <w:rsid w:val="004E2C38"/>
    <w:rsid w:val="004E3685"/>
    <w:rsid w:val="004E46B0"/>
    <w:rsid w:val="004E57EA"/>
    <w:rsid w:val="004E6954"/>
    <w:rsid w:val="004E6E04"/>
    <w:rsid w:val="004E7764"/>
    <w:rsid w:val="004E7F6F"/>
    <w:rsid w:val="004F07E9"/>
    <w:rsid w:val="004F094E"/>
    <w:rsid w:val="004F1080"/>
    <w:rsid w:val="004F1767"/>
    <w:rsid w:val="004F29DA"/>
    <w:rsid w:val="004F30A6"/>
    <w:rsid w:val="004F52C8"/>
    <w:rsid w:val="004F5303"/>
    <w:rsid w:val="004F55E2"/>
    <w:rsid w:val="004F61E4"/>
    <w:rsid w:val="004F68F4"/>
    <w:rsid w:val="004F6CB3"/>
    <w:rsid w:val="004F770E"/>
    <w:rsid w:val="004F7777"/>
    <w:rsid w:val="00500763"/>
    <w:rsid w:val="00500900"/>
    <w:rsid w:val="00501AEE"/>
    <w:rsid w:val="0050225F"/>
    <w:rsid w:val="00502658"/>
    <w:rsid w:val="0050310C"/>
    <w:rsid w:val="00505CF1"/>
    <w:rsid w:val="00507D4F"/>
    <w:rsid w:val="00510059"/>
    <w:rsid w:val="005109B2"/>
    <w:rsid w:val="005113C6"/>
    <w:rsid w:val="00511F04"/>
    <w:rsid w:val="00512733"/>
    <w:rsid w:val="00512D37"/>
    <w:rsid w:val="0051545C"/>
    <w:rsid w:val="00515BDE"/>
    <w:rsid w:val="00516DBD"/>
    <w:rsid w:val="00517A72"/>
    <w:rsid w:val="00517CCE"/>
    <w:rsid w:val="00517F49"/>
    <w:rsid w:val="0052039A"/>
    <w:rsid w:val="005203F9"/>
    <w:rsid w:val="00520B7A"/>
    <w:rsid w:val="00520B8D"/>
    <w:rsid w:val="005215CF"/>
    <w:rsid w:val="00522EB1"/>
    <w:rsid w:val="00523043"/>
    <w:rsid w:val="00524D32"/>
    <w:rsid w:val="00525458"/>
    <w:rsid w:val="00525BBB"/>
    <w:rsid w:val="0052724C"/>
    <w:rsid w:val="005275E7"/>
    <w:rsid w:val="0052798C"/>
    <w:rsid w:val="005314D1"/>
    <w:rsid w:val="00531B51"/>
    <w:rsid w:val="0053215F"/>
    <w:rsid w:val="005322E2"/>
    <w:rsid w:val="0053267B"/>
    <w:rsid w:val="00532D04"/>
    <w:rsid w:val="00532F5C"/>
    <w:rsid w:val="005331C9"/>
    <w:rsid w:val="00533917"/>
    <w:rsid w:val="00533CF2"/>
    <w:rsid w:val="0053697D"/>
    <w:rsid w:val="00536D14"/>
    <w:rsid w:val="00536DA4"/>
    <w:rsid w:val="0053701E"/>
    <w:rsid w:val="0053702D"/>
    <w:rsid w:val="00537802"/>
    <w:rsid w:val="00540C1C"/>
    <w:rsid w:val="0054187E"/>
    <w:rsid w:val="00542500"/>
    <w:rsid w:val="00542B82"/>
    <w:rsid w:val="00542C8B"/>
    <w:rsid w:val="005451AF"/>
    <w:rsid w:val="00545375"/>
    <w:rsid w:val="00546199"/>
    <w:rsid w:val="005469E8"/>
    <w:rsid w:val="00546B4E"/>
    <w:rsid w:val="00550617"/>
    <w:rsid w:val="00553332"/>
    <w:rsid w:val="00553552"/>
    <w:rsid w:val="00553E3F"/>
    <w:rsid w:val="00555E13"/>
    <w:rsid w:val="00556501"/>
    <w:rsid w:val="00556A79"/>
    <w:rsid w:val="00557388"/>
    <w:rsid w:val="00557A78"/>
    <w:rsid w:val="00560727"/>
    <w:rsid w:val="005607DF"/>
    <w:rsid w:val="0056118A"/>
    <w:rsid w:val="0056165E"/>
    <w:rsid w:val="005622CF"/>
    <w:rsid w:val="00562E6C"/>
    <w:rsid w:val="0056586D"/>
    <w:rsid w:val="00566018"/>
    <w:rsid w:val="00566609"/>
    <w:rsid w:val="00566B17"/>
    <w:rsid w:val="00571051"/>
    <w:rsid w:val="00571A05"/>
    <w:rsid w:val="0057218F"/>
    <w:rsid w:val="00573B0D"/>
    <w:rsid w:val="00573C01"/>
    <w:rsid w:val="005741A6"/>
    <w:rsid w:val="00574609"/>
    <w:rsid w:val="00574700"/>
    <w:rsid w:val="00575683"/>
    <w:rsid w:val="00575D07"/>
    <w:rsid w:val="00575F3F"/>
    <w:rsid w:val="005761DC"/>
    <w:rsid w:val="0057661A"/>
    <w:rsid w:val="005766BB"/>
    <w:rsid w:val="005777DE"/>
    <w:rsid w:val="00577C73"/>
    <w:rsid w:val="00580649"/>
    <w:rsid w:val="00580A28"/>
    <w:rsid w:val="005818D4"/>
    <w:rsid w:val="00582A3A"/>
    <w:rsid w:val="00582ADA"/>
    <w:rsid w:val="0058530A"/>
    <w:rsid w:val="0058608C"/>
    <w:rsid w:val="00586328"/>
    <w:rsid w:val="00586592"/>
    <w:rsid w:val="00586A09"/>
    <w:rsid w:val="00590222"/>
    <w:rsid w:val="00590D24"/>
    <w:rsid w:val="00591423"/>
    <w:rsid w:val="005915D5"/>
    <w:rsid w:val="005917DD"/>
    <w:rsid w:val="00591BC2"/>
    <w:rsid w:val="00591E74"/>
    <w:rsid w:val="00592750"/>
    <w:rsid w:val="00593EDC"/>
    <w:rsid w:val="00594F82"/>
    <w:rsid w:val="00595641"/>
    <w:rsid w:val="00596FAD"/>
    <w:rsid w:val="00597201"/>
    <w:rsid w:val="00597B73"/>
    <w:rsid w:val="005A05FE"/>
    <w:rsid w:val="005A0AD0"/>
    <w:rsid w:val="005A0CFC"/>
    <w:rsid w:val="005A1E14"/>
    <w:rsid w:val="005A2841"/>
    <w:rsid w:val="005A3786"/>
    <w:rsid w:val="005A4288"/>
    <w:rsid w:val="005A44FB"/>
    <w:rsid w:val="005A594A"/>
    <w:rsid w:val="005A62C4"/>
    <w:rsid w:val="005B0C26"/>
    <w:rsid w:val="005B0DC7"/>
    <w:rsid w:val="005B1AA3"/>
    <w:rsid w:val="005B2268"/>
    <w:rsid w:val="005B4312"/>
    <w:rsid w:val="005B561D"/>
    <w:rsid w:val="005B6946"/>
    <w:rsid w:val="005B7304"/>
    <w:rsid w:val="005C0548"/>
    <w:rsid w:val="005C1280"/>
    <w:rsid w:val="005C16C4"/>
    <w:rsid w:val="005C29DA"/>
    <w:rsid w:val="005C4131"/>
    <w:rsid w:val="005C54F9"/>
    <w:rsid w:val="005C55AE"/>
    <w:rsid w:val="005C576A"/>
    <w:rsid w:val="005C59B0"/>
    <w:rsid w:val="005C6372"/>
    <w:rsid w:val="005C659B"/>
    <w:rsid w:val="005C7F5A"/>
    <w:rsid w:val="005C7FAA"/>
    <w:rsid w:val="005D0800"/>
    <w:rsid w:val="005D104D"/>
    <w:rsid w:val="005D1581"/>
    <w:rsid w:val="005D1896"/>
    <w:rsid w:val="005D20E2"/>
    <w:rsid w:val="005D22A6"/>
    <w:rsid w:val="005D3735"/>
    <w:rsid w:val="005D3A8F"/>
    <w:rsid w:val="005D3E90"/>
    <w:rsid w:val="005D492F"/>
    <w:rsid w:val="005D4B78"/>
    <w:rsid w:val="005D4C7F"/>
    <w:rsid w:val="005D7B38"/>
    <w:rsid w:val="005D7F15"/>
    <w:rsid w:val="005E156B"/>
    <w:rsid w:val="005E2574"/>
    <w:rsid w:val="005E2C65"/>
    <w:rsid w:val="005E3148"/>
    <w:rsid w:val="005E412D"/>
    <w:rsid w:val="005E48DB"/>
    <w:rsid w:val="005E4941"/>
    <w:rsid w:val="005E6F8A"/>
    <w:rsid w:val="005F0E08"/>
    <w:rsid w:val="005F1975"/>
    <w:rsid w:val="005F1A2A"/>
    <w:rsid w:val="005F1C23"/>
    <w:rsid w:val="005F38E3"/>
    <w:rsid w:val="005F5E4C"/>
    <w:rsid w:val="005F625B"/>
    <w:rsid w:val="005F62B4"/>
    <w:rsid w:val="00600D3D"/>
    <w:rsid w:val="00601D72"/>
    <w:rsid w:val="00602829"/>
    <w:rsid w:val="00602BEE"/>
    <w:rsid w:val="006053FB"/>
    <w:rsid w:val="00605893"/>
    <w:rsid w:val="0060789B"/>
    <w:rsid w:val="0061039D"/>
    <w:rsid w:val="006109E7"/>
    <w:rsid w:val="00611178"/>
    <w:rsid w:val="00611241"/>
    <w:rsid w:val="00611610"/>
    <w:rsid w:val="006119A1"/>
    <w:rsid w:val="00612540"/>
    <w:rsid w:val="00612C5F"/>
    <w:rsid w:val="00615E1A"/>
    <w:rsid w:val="00616057"/>
    <w:rsid w:val="00616277"/>
    <w:rsid w:val="0061650C"/>
    <w:rsid w:val="006166E3"/>
    <w:rsid w:val="00616CB7"/>
    <w:rsid w:val="0061718B"/>
    <w:rsid w:val="00620E70"/>
    <w:rsid w:val="00620F30"/>
    <w:rsid w:val="00622267"/>
    <w:rsid w:val="00622F5E"/>
    <w:rsid w:val="00623A25"/>
    <w:rsid w:val="006242FB"/>
    <w:rsid w:val="006246E2"/>
    <w:rsid w:val="00624876"/>
    <w:rsid w:val="006260B2"/>
    <w:rsid w:val="006264E9"/>
    <w:rsid w:val="00626521"/>
    <w:rsid w:val="00627090"/>
    <w:rsid w:val="00627D91"/>
    <w:rsid w:val="00630866"/>
    <w:rsid w:val="00632E5E"/>
    <w:rsid w:val="00633193"/>
    <w:rsid w:val="00633690"/>
    <w:rsid w:val="006338E2"/>
    <w:rsid w:val="006339E6"/>
    <w:rsid w:val="00634A12"/>
    <w:rsid w:val="006353DD"/>
    <w:rsid w:val="006358CD"/>
    <w:rsid w:val="0063739B"/>
    <w:rsid w:val="00641AF5"/>
    <w:rsid w:val="00642D19"/>
    <w:rsid w:val="006433C7"/>
    <w:rsid w:val="0064421D"/>
    <w:rsid w:val="006442AE"/>
    <w:rsid w:val="006442D6"/>
    <w:rsid w:val="00644A34"/>
    <w:rsid w:val="00645147"/>
    <w:rsid w:val="0064664E"/>
    <w:rsid w:val="0064708F"/>
    <w:rsid w:val="00647335"/>
    <w:rsid w:val="00647546"/>
    <w:rsid w:val="006506A6"/>
    <w:rsid w:val="00651349"/>
    <w:rsid w:val="00651B71"/>
    <w:rsid w:val="0065325A"/>
    <w:rsid w:val="00653321"/>
    <w:rsid w:val="00654CD2"/>
    <w:rsid w:val="00654F38"/>
    <w:rsid w:val="00655042"/>
    <w:rsid w:val="006556FB"/>
    <w:rsid w:val="006558E0"/>
    <w:rsid w:val="006563F2"/>
    <w:rsid w:val="00656FEA"/>
    <w:rsid w:val="00657097"/>
    <w:rsid w:val="0065717B"/>
    <w:rsid w:val="006611A3"/>
    <w:rsid w:val="00661EC7"/>
    <w:rsid w:val="006629BA"/>
    <w:rsid w:val="00662F40"/>
    <w:rsid w:val="0066446E"/>
    <w:rsid w:val="00664C91"/>
    <w:rsid w:val="006658CD"/>
    <w:rsid w:val="006673C0"/>
    <w:rsid w:val="006675C6"/>
    <w:rsid w:val="00670C2F"/>
    <w:rsid w:val="0067133E"/>
    <w:rsid w:val="00671877"/>
    <w:rsid w:val="00672FF6"/>
    <w:rsid w:val="0067415F"/>
    <w:rsid w:val="00675266"/>
    <w:rsid w:val="0067600F"/>
    <w:rsid w:val="00676B57"/>
    <w:rsid w:val="00677D5F"/>
    <w:rsid w:val="00677F5F"/>
    <w:rsid w:val="0068133D"/>
    <w:rsid w:val="00682034"/>
    <w:rsid w:val="006824ED"/>
    <w:rsid w:val="006830FE"/>
    <w:rsid w:val="00683F0C"/>
    <w:rsid w:val="0068465F"/>
    <w:rsid w:val="00685038"/>
    <w:rsid w:val="00685911"/>
    <w:rsid w:val="0068705E"/>
    <w:rsid w:val="0069125B"/>
    <w:rsid w:val="0069172C"/>
    <w:rsid w:val="00691BB2"/>
    <w:rsid w:val="00692745"/>
    <w:rsid w:val="00693C94"/>
    <w:rsid w:val="006955C8"/>
    <w:rsid w:val="00695ADA"/>
    <w:rsid w:val="00697510"/>
    <w:rsid w:val="006979F8"/>
    <w:rsid w:val="006A11D0"/>
    <w:rsid w:val="006A12CD"/>
    <w:rsid w:val="006A15CF"/>
    <w:rsid w:val="006A23C4"/>
    <w:rsid w:val="006A2AEE"/>
    <w:rsid w:val="006A2CDD"/>
    <w:rsid w:val="006A3C3D"/>
    <w:rsid w:val="006A43DA"/>
    <w:rsid w:val="006A5C1B"/>
    <w:rsid w:val="006A6337"/>
    <w:rsid w:val="006A646D"/>
    <w:rsid w:val="006A6B1F"/>
    <w:rsid w:val="006A7022"/>
    <w:rsid w:val="006B0C46"/>
    <w:rsid w:val="006B1B7A"/>
    <w:rsid w:val="006B1FB7"/>
    <w:rsid w:val="006B46C9"/>
    <w:rsid w:val="006B481E"/>
    <w:rsid w:val="006B5AB8"/>
    <w:rsid w:val="006B602E"/>
    <w:rsid w:val="006B79DD"/>
    <w:rsid w:val="006C0468"/>
    <w:rsid w:val="006C0FC5"/>
    <w:rsid w:val="006C28B0"/>
    <w:rsid w:val="006C3694"/>
    <w:rsid w:val="006C3A21"/>
    <w:rsid w:val="006C42D6"/>
    <w:rsid w:val="006C6AE7"/>
    <w:rsid w:val="006C7041"/>
    <w:rsid w:val="006C71F7"/>
    <w:rsid w:val="006D02D5"/>
    <w:rsid w:val="006D0321"/>
    <w:rsid w:val="006D156B"/>
    <w:rsid w:val="006D259B"/>
    <w:rsid w:val="006D30EA"/>
    <w:rsid w:val="006D3FE2"/>
    <w:rsid w:val="006D4106"/>
    <w:rsid w:val="006D46CC"/>
    <w:rsid w:val="006D49AE"/>
    <w:rsid w:val="006D57B0"/>
    <w:rsid w:val="006D5BCD"/>
    <w:rsid w:val="006D6BB9"/>
    <w:rsid w:val="006D7C45"/>
    <w:rsid w:val="006E0CDF"/>
    <w:rsid w:val="006E21C7"/>
    <w:rsid w:val="006E3409"/>
    <w:rsid w:val="006E35D7"/>
    <w:rsid w:val="006E4BB1"/>
    <w:rsid w:val="006E5DCC"/>
    <w:rsid w:val="006E62FA"/>
    <w:rsid w:val="006E66FC"/>
    <w:rsid w:val="006E737E"/>
    <w:rsid w:val="006E7530"/>
    <w:rsid w:val="006F040C"/>
    <w:rsid w:val="006F0DAA"/>
    <w:rsid w:val="006F1F20"/>
    <w:rsid w:val="006F26A7"/>
    <w:rsid w:val="006F33EC"/>
    <w:rsid w:val="006F388C"/>
    <w:rsid w:val="006F38EC"/>
    <w:rsid w:val="006F401A"/>
    <w:rsid w:val="006F410D"/>
    <w:rsid w:val="006F46B6"/>
    <w:rsid w:val="006F52F5"/>
    <w:rsid w:val="006F6114"/>
    <w:rsid w:val="006F6D76"/>
    <w:rsid w:val="006F743C"/>
    <w:rsid w:val="006F74FA"/>
    <w:rsid w:val="006F7A33"/>
    <w:rsid w:val="007009FA"/>
    <w:rsid w:val="00700E07"/>
    <w:rsid w:val="00700FAA"/>
    <w:rsid w:val="00702652"/>
    <w:rsid w:val="00702713"/>
    <w:rsid w:val="007030D4"/>
    <w:rsid w:val="00704268"/>
    <w:rsid w:val="007044A4"/>
    <w:rsid w:val="00704CF0"/>
    <w:rsid w:val="007058B9"/>
    <w:rsid w:val="00707414"/>
    <w:rsid w:val="00710A88"/>
    <w:rsid w:val="00710D02"/>
    <w:rsid w:val="0071140D"/>
    <w:rsid w:val="007114AA"/>
    <w:rsid w:val="00711F86"/>
    <w:rsid w:val="00712618"/>
    <w:rsid w:val="0071503E"/>
    <w:rsid w:val="0071584C"/>
    <w:rsid w:val="00716425"/>
    <w:rsid w:val="007202D6"/>
    <w:rsid w:val="00722813"/>
    <w:rsid w:val="00722AD9"/>
    <w:rsid w:val="00723346"/>
    <w:rsid w:val="0072444A"/>
    <w:rsid w:val="00725B38"/>
    <w:rsid w:val="00725D99"/>
    <w:rsid w:val="00727EC3"/>
    <w:rsid w:val="00731003"/>
    <w:rsid w:val="00731011"/>
    <w:rsid w:val="00732F9A"/>
    <w:rsid w:val="00735611"/>
    <w:rsid w:val="007361E3"/>
    <w:rsid w:val="00737DBD"/>
    <w:rsid w:val="0074071D"/>
    <w:rsid w:val="00740CF3"/>
    <w:rsid w:val="00741619"/>
    <w:rsid w:val="00741B59"/>
    <w:rsid w:val="00742974"/>
    <w:rsid w:val="007431A5"/>
    <w:rsid w:val="0074563A"/>
    <w:rsid w:val="007457FD"/>
    <w:rsid w:val="00745F09"/>
    <w:rsid w:val="00746B6C"/>
    <w:rsid w:val="00750B53"/>
    <w:rsid w:val="007512E2"/>
    <w:rsid w:val="00751CC1"/>
    <w:rsid w:val="0075249E"/>
    <w:rsid w:val="007525EC"/>
    <w:rsid w:val="00753980"/>
    <w:rsid w:val="00753A32"/>
    <w:rsid w:val="00753A82"/>
    <w:rsid w:val="00757E26"/>
    <w:rsid w:val="00760602"/>
    <w:rsid w:val="00761D37"/>
    <w:rsid w:val="00762751"/>
    <w:rsid w:val="00763190"/>
    <w:rsid w:val="00763C26"/>
    <w:rsid w:val="00764AD3"/>
    <w:rsid w:val="00765D07"/>
    <w:rsid w:val="00766D77"/>
    <w:rsid w:val="007676AA"/>
    <w:rsid w:val="00767C14"/>
    <w:rsid w:val="00770926"/>
    <w:rsid w:val="00770FB8"/>
    <w:rsid w:val="00771125"/>
    <w:rsid w:val="00771364"/>
    <w:rsid w:val="007717DD"/>
    <w:rsid w:val="007719D5"/>
    <w:rsid w:val="00771D1D"/>
    <w:rsid w:val="00772E6C"/>
    <w:rsid w:val="007731DC"/>
    <w:rsid w:val="00774239"/>
    <w:rsid w:val="0077628E"/>
    <w:rsid w:val="00777258"/>
    <w:rsid w:val="00777339"/>
    <w:rsid w:val="00780923"/>
    <w:rsid w:val="00780E9E"/>
    <w:rsid w:val="00780FD5"/>
    <w:rsid w:val="007817B1"/>
    <w:rsid w:val="007821F0"/>
    <w:rsid w:val="00782313"/>
    <w:rsid w:val="00782D6E"/>
    <w:rsid w:val="00783699"/>
    <w:rsid w:val="00783B6C"/>
    <w:rsid w:val="00783F8D"/>
    <w:rsid w:val="00785AB5"/>
    <w:rsid w:val="00786AAD"/>
    <w:rsid w:val="00787991"/>
    <w:rsid w:val="00787BB5"/>
    <w:rsid w:val="00790A23"/>
    <w:rsid w:val="00791DA3"/>
    <w:rsid w:val="00791DB8"/>
    <w:rsid w:val="00791E4E"/>
    <w:rsid w:val="00791E55"/>
    <w:rsid w:val="00792269"/>
    <w:rsid w:val="00792574"/>
    <w:rsid w:val="007941E7"/>
    <w:rsid w:val="00794771"/>
    <w:rsid w:val="0079749C"/>
    <w:rsid w:val="00797660"/>
    <w:rsid w:val="00797B4C"/>
    <w:rsid w:val="007A18B6"/>
    <w:rsid w:val="007A1BFB"/>
    <w:rsid w:val="007A2087"/>
    <w:rsid w:val="007A39DA"/>
    <w:rsid w:val="007A3C37"/>
    <w:rsid w:val="007A4210"/>
    <w:rsid w:val="007A53C2"/>
    <w:rsid w:val="007A5636"/>
    <w:rsid w:val="007A58F8"/>
    <w:rsid w:val="007A69A6"/>
    <w:rsid w:val="007A6D2D"/>
    <w:rsid w:val="007A7D32"/>
    <w:rsid w:val="007B1242"/>
    <w:rsid w:val="007B1D97"/>
    <w:rsid w:val="007B2CFA"/>
    <w:rsid w:val="007B3C02"/>
    <w:rsid w:val="007B57CC"/>
    <w:rsid w:val="007B57EA"/>
    <w:rsid w:val="007B696C"/>
    <w:rsid w:val="007B6D98"/>
    <w:rsid w:val="007B6FF5"/>
    <w:rsid w:val="007C0BAB"/>
    <w:rsid w:val="007C3647"/>
    <w:rsid w:val="007C42C0"/>
    <w:rsid w:val="007C46FA"/>
    <w:rsid w:val="007C5FB9"/>
    <w:rsid w:val="007C7539"/>
    <w:rsid w:val="007C7E0C"/>
    <w:rsid w:val="007D09B1"/>
    <w:rsid w:val="007D1D44"/>
    <w:rsid w:val="007D2D6C"/>
    <w:rsid w:val="007D3E3F"/>
    <w:rsid w:val="007D6577"/>
    <w:rsid w:val="007D6654"/>
    <w:rsid w:val="007E07EE"/>
    <w:rsid w:val="007E0C6E"/>
    <w:rsid w:val="007E2529"/>
    <w:rsid w:val="007E37C4"/>
    <w:rsid w:val="007E55C3"/>
    <w:rsid w:val="007E642D"/>
    <w:rsid w:val="007F0FE6"/>
    <w:rsid w:val="007F17E3"/>
    <w:rsid w:val="007F42F0"/>
    <w:rsid w:val="007F462D"/>
    <w:rsid w:val="007F4BDA"/>
    <w:rsid w:val="007F5D67"/>
    <w:rsid w:val="007F6CC8"/>
    <w:rsid w:val="007F7C9A"/>
    <w:rsid w:val="00800293"/>
    <w:rsid w:val="008003B7"/>
    <w:rsid w:val="00800552"/>
    <w:rsid w:val="008023D6"/>
    <w:rsid w:val="0080316B"/>
    <w:rsid w:val="00803D0C"/>
    <w:rsid w:val="0080423A"/>
    <w:rsid w:val="00804370"/>
    <w:rsid w:val="00804DBD"/>
    <w:rsid w:val="00805C87"/>
    <w:rsid w:val="008077EB"/>
    <w:rsid w:val="00807BAF"/>
    <w:rsid w:val="00807CDB"/>
    <w:rsid w:val="00810FE8"/>
    <w:rsid w:val="0081152D"/>
    <w:rsid w:val="008115A1"/>
    <w:rsid w:val="008124D0"/>
    <w:rsid w:val="00812A81"/>
    <w:rsid w:val="00813485"/>
    <w:rsid w:val="00813570"/>
    <w:rsid w:val="0081398A"/>
    <w:rsid w:val="00813DB2"/>
    <w:rsid w:val="0081458A"/>
    <w:rsid w:val="008148A1"/>
    <w:rsid w:val="00814E6A"/>
    <w:rsid w:val="00816E2D"/>
    <w:rsid w:val="00817E25"/>
    <w:rsid w:val="0082011B"/>
    <w:rsid w:val="00821609"/>
    <w:rsid w:val="00823038"/>
    <w:rsid w:val="00823845"/>
    <w:rsid w:val="008245B9"/>
    <w:rsid w:val="008248D8"/>
    <w:rsid w:val="00824DA7"/>
    <w:rsid w:val="008252B8"/>
    <w:rsid w:val="00825480"/>
    <w:rsid w:val="008261C2"/>
    <w:rsid w:val="00826FF7"/>
    <w:rsid w:val="00827818"/>
    <w:rsid w:val="008302FF"/>
    <w:rsid w:val="0083046E"/>
    <w:rsid w:val="0083183D"/>
    <w:rsid w:val="00831DA3"/>
    <w:rsid w:val="00832769"/>
    <w:rsid w:val="008334F1"/>
    <w:rsid w:val="00833634"/>
    <w:rsid w:val="00833FD4"/>
    <w:rsid w:val="00833FE8"/>
    <w:rsid w:val="008362BC"/>
    <w:rsid w:val="008369A9"/>
    <w:rsid w:val="0084098F"/>
    <w:rsid w:val="0084209F"/>
    <w:rsid w:val="00842D55"/>
    <w:rsid w:val="0084315C"/>
    <w:rsid w:val="00843883"/>
    <w:rsid w:val="008438CC"/>
    <w:rsid w:val="00843F33"/>
    <w:rsid w:val="00844006"/>
    <w:rsid w:val="008440D4"/>
    <w:rsid w:val="008450B0"/>
    <w:rsid w:val="0084599F"/>
    <w:rsid w:val="00845BB8"/>
    <w:rsid w:val="00847D3A"/>
    <w:rsid w:val="00850396"/>
    <w:rsid w:val="00852491"/>
    <w:rsid w:val="0085356E"/>
    <w:rsid w:val="00854391"/>
    <w:rsid w:val="00855EC9"/>
    <w:rsid w:val="00856339"/>
    <w:rsid w:val="00857347"/>
    <w:rsid w:val="0085759F"/>
    <w:rsid w:val="0086176C"/>
    <w:rsid w:val="00862914"/>
    <w:rsid w:val="00862977"/>
    <w:rsid w:val="0086468C"/>
    <w:rsid w:val="00866674"/>
    <w:rsid w:val="00867A99"/>
    <w:rsid w:val="00867AEC"/>
    <w:rsid w:val="00871130"/>
    <w:rsid w:val="00872880"/>
    <w:rsid w:val="0087477B"/>
    <w:rsid w:val="008758D5"/>
    <w:rsid w:val="00875F6F"/>
    <w:rsid w:val="008772C6"/>
    <w:rsid w:val="008804CD"/>
    <w:rsid w:val="00880D4A"/>
    <w:rsid w:val="00880FAD"/>
    <w:rsid w:val="00881D5B"/>
    <w:rsid w:val="0088231F"/>
    <w:rsid w:val="008834BF"/>
    <w:rsid w:val="00884663"/>
    <w:rsid w:val="00884EB2"/>
    <w:rsid w:val="008857DE"/>
    <w:rsid w:val="008871C7"/>
    <w:rsid w:val="008907E1"/>
    <w:rsid w:val="00890FBC"/>
    <w:rsid w:val="00891606"/>
    <w:rsid w:val="00891AE1"/>
    <w:rsid w:val="00892421"/>
    <w:rsid w:val="00893667"/>
    <w:rsid w:val="00893F6A"/>
    <w:rsid w:val="008945EC"/>
    <w:rsid w:val="00894A01"/>
    <w:rsid w:val="00895526"/>
    <w:rsid w:val="008955BD"/>
    <w:rsid w:val="00896C15"/>
    <w:rsid w:val="008A056E"/>
    <w:rsid w:val="008A1F1B"/>
    <w:rsid w:val="008A29D5"/>
    <w:rsid w:val="008A2C1E"/>
    <w:rsid w:val="008A3301"/>
    <w:rsid w:val="008A3A9D"/>
    <w:rsid w:val="008A487C"/>
    <w:rsid w:val="008A4954"/>
    <w:rsid w:val="008A5756"/>
    <w:rsid w:val="008B16DE"/>
    <w:rsid w:val="008B37BB"/>
    <w:rsid w:val="008B420D"/>
    <w:rsid w:val="008B5E86"/>
    <w:rsid w:val="008B630E"/>
    <w:rsid w:val="008B69CA"/>
    <w:rsid w:val="008B7184"/>
    <w:rsid w:val="008B71D9"/>
    <w:rsid w:val="008B74C6"/>
    <w:rsid w:val="008C07A0"/>
    <w:rsid w:val="008C1EF4"/>
    <w:rsid w:val="008C2BBC"/>
    <w:rsid w:val="008C3A90"/>
    <w:rsid w:val="008C4678"/>
    <w:rsid w:val="008C6B55"/>
    <w:rsid w:val="008C6CBB"/>
    <w:rsid w:val="008C6CD5"/>
    <w:rsid w:val="008C7455"/>
    <w:rsid w:val="008C776D"/>
    <w:rsid w:val="008D13C0"/>
    <w:rsid w:val="008D1432"/>
    <w:rsid w:val="008D174A"/>
    <w:rsid w:val="008D1969"/>
    <w:rsid w:val="008D24BB"/>
    <w:rsid w:val="008D4185"/>
    <w:rsid w:val="008D5112"/>
    <w:rsid w:val="008E05C3"/>
    <w:rsid w:val="008E0A4F"/>
    <w:rsid w:val="008E1393"/>
    <w:rsid w:val="008E13EF"/>
    <w:rsid w:val="008E1E4F"/>
    <w:rsid w:val="008E2294"/>
    <w:rsid w:val="008E3ED5"/>
    <w:rsid w:val="008E4557"/>
    <w:rsid w:val="008E5986"/>
    <w:rsid w:val="008E6E55"/>
    <w:rsid w:val="008F0CE0"/>
    <w:rsid w:val="008F1571"/>
    <w:rsid w:val="008F15B8"/>
    <w:rsid w:val="008F1B40"/>
    <w:rsid w:val="008F1DE8"/>
    <w:rsid w:val="008F2A11"/>
    <w:rsid w:val="008F2B3B"/>
    <w:rsid w:val="008F309F"/>
    <w:rsid w:val="008F4F7A"/>
    <w:rsid w:val="008F57A7"/>
    <w:rsid w:val="008F6296"/>
    <w:rsid w:val="009001B1"/>
    <w:rsid w:val="00900883"/>
    <w:rsid w:val="00900A77"/>
    <w:rsid w:val="00901CFC"/>
    <w:rsid w:val="00901E28"/>
    <w:rsid w:val="00902C20"/>
    <w:rsid w:val="00903385"/>
    <w:rsid w:val="00903448"/>
    <w:rsid w:val="00903C0D"/>
    <w:rsid w:val="00903DAC"/>
    <w:rsid w:val="00903F83"/>
    <w:rsid w:val="00905407"/>
    <w:rsid w:val="009055FC"/>
    <w:rsid w:val="00910516"/>
    <w:rsid w:val="0091119A"/>
    <w:rsid w:val="00912075"/>
    <w:rsid w:val="00912111"/>
    <w:rsid w:val="00912F27"/>
    <w:rsid w:val="00912F99"/>
    <w:rsid w:val="0091344A"/>
    <w:rsid w:val="00915330"/>
    <w:rsid w:val="009156EB"/>
    <w:rsid w:val="00915E46"/>
    <w:rsid w:val="009209F1"/>
    <w:rsid w:val="009210BC"/>
    <w:rsid w:val="009213D5"/>
    <w:rsid w:val="0092509B"/>
    <w:rsid w:val="00925ECC"/>
    <w:rsid w:val="00926F69"/>
    <w:rsid w:val="009270A7"/>
    <w:rsid w:val="009276A3"/>
    <w:rsid w:val="00930E3E"/>
    <w:rsid w:val="009330D0"/>
    <w:rsid w:val="00933516"/>
    <w:rsid w:val="0093418C"/>
    <w:rsid w:val="00935FF6"/>
    <w:rsid w:val="00936183"/>
    <w:rsid w:val="009371AD"/>
    <w:rsid w:val="009377D5"/>
    <w:rsid w:val="00937ADA"/>
    <w:rsid w:val="00940428"/>
    <w:rsid w:val="009437EB"/>
    <w:rsid w:val="0094391E"/>
    <w:rsid w:val="00944E25"/>
    <w:rsid w:val="0094553E"/>
    <w:rsid w:val="009456F2"/>
    <w:rsid w:val="00945C17"/>
    <w:rsid w:val="00945DD8"/>
    <w:rsid w:val="009467D5"/>
    <w:rsid w:val="009470E0"/>
    <w:rsid w:val="0094728D"/>
    <w:rsid w:val="009475B9"/>
    <w:rsid w:val="009478B7"/>
    <w:rsid w:val="00950C03"/>
    <w:rsid w:val="00952EBD"/>
    <w:rsid w:val="009552ED"/>
    <w:rsid w:val="009563EA"/>
    <w:rsid w:val="00957107"/>
    <w:rsid w:val="009571B2"/>
    <w:rsid w:val="009575A4"/>
    <w:rsid w:val="00960898"/>
    <w:rsid w:val="00962270"/>
    <w:rsid w:val="00962417"/>
    <w:rsid w:val="00962C0A"/>
    <w:rsid w:val="009631D9"/>
    <w:rsid w:val="009637C4"/>
    <w:rsid w:val="009642A6"/>
    <w:rsid w:val="0096448F"/>
    <w:rsid w:val="009645C7"/>
    <w:rsid w:val="00965241"/>
    <w:rsid w:val="00965768"/>
    <w:rsid w:val="009658A0"/>
    <w:rsid w:val="00965E48"/>
    <w:rsid w:val="00965FFF"/>
    <w:rsid w:val="00966B47"/>
    <w:rsid w:val="00967B9C"/>
    <w:rsid w:val="0097082C"/>
    <w:rsid w:val="009709CA"/>
    <w:rsid w:val="00970CDC"/>
    <w:rsid w:val="00970D2A"/>
    <w:rsid w:val="0097238A"/>
    <w:rsid w:val="0097249B"/>
    <w:rsid w:val="0097295B"/>
    <w:rsid w:val="00972F92"/>
    <w:rsid w:val="00974D8D"/>
    <w:rsid w:val="00975200"/>
    <w:rsid w:val="009752BE"/>
    <w:rsid w:val="009813BB"/>
    <w:rsid w:val="00981B05"/>
    <w:rsid w:val="00981B83"/>
    <w:rsid w:val="00982B1F"/>
    <w:rsid w:val="00982BA9"/>
    <w:rsid w:val="00982EDF"/>
    <w:rsid w:val="0098309D"/>
    <w:rsid w:val="00983ACE"/>
    <w:rsid w:val="00984B3C"/>
    <w:rsid w:val="0098536C"/>
    <w:rsid w:val="0098550F"/>
    <w:rsid w:val="00986DFB"/>
    <w:rsid w:val="0098713C"/>
    <w:rsid w:val="009910DB"/>
    <w:rsid w:val="00991BBE"/>
    <w:rsid w:val="0099464E"/>
    <w:rsid w:val="00995EA3"/>
    <w:rsid w:val="00996894"/>
    <w:rsid w:val="0099741C"/>
    <w:rsid w:val="009974E7"/>
    <w:rsid w:val="009976FB"/>
    <w:rsid w:val="00997E93"/>
    <w:rsid w:val="009A0C80"/>
    <w:rsid w:val="009A18DD"/>
    <w:rsid w:val="009A2A7F"/>
    <w:rsid w:val="009A31E4"/>
    <w:rsid w:val="009A5FA1"/>
    <w:rsid w:val="009A61F9"/>
    <w:rsid w:val="009A6AB2"/>
    <w:rsid w:val="009A79F1"/>
    <w:rsid w:val="009A7C74"/>
    <w:rsid w:val="009B0A00"/>
    <w:rsid w:val="009B0AB8"/>
    <w:rsid w:val="009B0C67"/>
    <w:rsid w:val="009B46D4"/>
    <w:rsid w:val="009B6960"/>
    <w:rsid w:val="009B6C03"/>
    <w:rsid w:val="009B7AA0"/>
    <w:rsid w:val="009B7FA0"/>
    <w:rsid w:val="009C05C7"/>
    <w:rsid w:val="009C15FF"/>
    <w:rsid w:val="009C207D"/>
    <w:rsid w:val="009C299F"/>
    <w:rsid w:val="009C33C9"/>
    <w:rsid w:val="009C383F"/>
    <w:rsid w:val="009C3DC6"/>
    <w:rsid w:val="009C44C6"/>
    <w:rsid w:val="009C569C"/>
    <w:rsid w:val="009C5919"/>
    <w:rsid w:val="009C6030"/>
    <w:rsid w:val="009D0CAE"/>
    <w:rsid w:val="009D1002"/>
    <w:rsid w:val="009D1EB5"/>
    <w:rsid w:val="009D1EB9"/>
    <w:rsid w:val="009D2B17"/>
    <w:rsid w:val="009D388B"/>
    <w:rsid w:val="009D3BE0"/>
    <w:rsid w:val="009D3CE2"/>
    <w:rsid w:val="009D3F6E"/>
    <w:rsid w:val="009D684B"/>
    <w:rsid w:val="009D7FC9"/>
    <w:rsid w:val="009E086A"/>
    <w:rsid w:val="009E13B1"/>
    <w:rsid w:val="009E1D78"/>
    <w:rsid w:val="009E5059"/>
    <w:rsid w:val="009E5718"/>
    <w:rsid w:val="009E579D"/>
    <w:rsid w:val="009E6324"/>
    <w:rsid w:val="009E6A2D"/>
    <w:rsid w:val="009E6A33"/>
    <w:rsid w:val="009F16CE"/>
    <w:rsid w:val="009F209D"/>
    <w:rsid w:val="009F2A31"/>
    <w:rsid w:val="009F2B68"/>
    <w:rsid w:val="009F2C45"/>
    <w:rsid w:val="009F3050"/>
    <w:rsid w:val="009F35FA"/>
    <w:rsid w:val="009F4FD6"/>
    <w:rsid w:val="009F5500"/>
    <w:rsid w:val="009F751A"/>
    <w:rsid w:val="009F756A"/>
    <w:rsid w:val="00A00354"/>
    <w:rsid w:val="00A007ED"/>
    <w:rsid w:val="00A016EE"/>
    <w:rsid w:val="00A02189"/>
    <w:rsid w:val="00A044EF"/>
    <w:rsid w:val="00A0465A"/>
    <w:rsid w:val="00A056C4"/>
    <w:rsid w:val="00A05A10"/>
    <w:rsid w:val="00A07FA9"/>
    <w:rsid w:val="00A104BD"/>
    <w:rsid w:val="00A10791"/>
    <w:rsid w:val="00A114AF"/>
    <w:rsid w:val="00A14440"/>
    <w:rsid w:val="00A1471B"/>
    <w:rsid w:val="00A14E73"/>
    <w:rsid w:val="00A16512"/>
    <w:rsid w:val="00A17D57"/>
    <w:rsid w:val="00A17DDB"/>
    <w:rsid w:val="00A203BD"/>
    <w:rsid w:val="00A20850"/>
    <w:rsid w:val="00A23AEF"/>
    <w:rsid w:val="00A2400F"/>
    <w:rsid w:val="00A240B6"/>
    <w:rsid w:val="00A253E6"/>
    <w:rsid w:val="00A2705E"/>
    <w:rsid w:val="00A278E0"/>
    <w:rsid w:val="00A30811"/>
    <w:rsid w:val="00A30F37"/>
    <w:rsid w:val="00A33752"/>
    <w:rsid w:val="00A33921"/>
    <w:rsid w:val="00A33B86"/>
    <w:rsid w:val="00A34581"/>
    <w:rsid w:val="00A34BA9"/>
    <w:rsid w:val="00A363C4"/>
    <w:rsid w:val="00A3664C"/>
    <w:rsid w:val="00A37115"/>
    <w:rsid w:val="00A43270"/>
    <w:rsid w:val="00A43F3B"/>
    <w:rsid w:val="00A46948"/>
    <w:rsid w:val="00A47A0D"/>
    <w:rsid w:val="00A47EBF"/>
    <w:rsid w:val="00A505CD"/>
    <w:rsid w:val="00A51385"/>
    <w:rsid w:val="00A5322E"/>
    <w:rsid w:val="00A53310"/>
    <w:rsid w:val="00A53ED9"/>
    <w:rsid w:val="00A54400"/>
    <w:rsid w:val="00A54868"/>
    <w:rsid w:val="00A54BB0"/>
    <w:rsid w:val="00A55037"/>
    <w:rsid w:val="00A5583B"/>
    <w:rsid w:val="00A55C74"/>
    <w:rsid w:val="00A5672A"/>
    <w:rsid w:val="00A627EE"/>
    <w:rsid w:val="00A62EDA"/>
    <w:rsid w:val="00A63ED3"/>
    <w:rsid w:val="00A6412D"/>
    <w:rsid w:val="00A651C6"/>
    <w:rsid w:val="00A65C34"/>
    <w:rsid w:val="00A666C7"/>
    <w:rsid w:val="00A66E6A"/>
    <w:rsid w:val="00A67932"/>
    <w:rsid w:val="00A7126F"/>
    <w:rsid w:val="00A71673"/>
    <w:rsid w:val="00A722CE"/>
    <w:rsid w:val="00A74F7F"/>
    <w:rsid w:val="00A75572"/>
    <w:rsid w:val="00A757C1"/>
    <w:rsid w:val="00A800E5"/>
    <w:rsid w:val="00A803F7"/>
    <w:rsid w:val="00A80ECD"/>
    <w:rsid w:val="00A82074"/>
    <w:rsid w:val="00A8222D"/>
    <w:rsid w:val="00A82AC1"/>
    <w:rsid w:val="00A82AC7"/>
    <w:rsid w:val="00A8318F"/>
    <w:rsid w:val="00A8341B"/>
    <w:rsid w:val="00A86AD8"/>
    <w:rsid w:val="00A87857"/>
    <w:rsid w:val="00A87BF4"/>
    <w:rsid w:val="00A91769"/>
    <w:rsid w:val="00A92B14"/>
    <w:rsid w:val="00A93919"/>
    <w:rsid w:val="00A94028"/>
    <w:rsid w:val="00A956B2"/>
    <w:rsid w:val="00A959F8"/>
    <w:rsid w:val="00A95E02"/>
    <w:rsid w:val="00A96FDB"/>
    <w:rsid w:val="00A9745E"/>
    <w:rsid w:val="00A97CC7"/>
    <w:rsid w:val="00AA13F2"/>
    <w:rsid w:val="00AA15E5"/>
    <w:rsid w:val="00AA1967"/>
    <w:rsid w:val="00AA1EA8"/>
    <w:rsid w:val="00AA2105"/>
    <w:rsid w:val="00AA221C"/>
    <w:rsid w:val="00AA2516"/>
    <w:rsid w:val="00AA3C15"/>
    <w:rsid w:val="00AA461E"/>
    <w:rsid w:val="00AA5BBC"/>
    <w:rsid w:val="00AA6C8D"/>
    <w:rsid w:val="00AA78B1"/>
    <w:rsid w:val="00AB0C80"/>
    <w:rsid w:val="00AB256F"/>
    <w:rsid w:val="00AB327E"/>
    <w:rsid w:val="00AB32BF"/>
    <w:rsid w:val="00AB3460"/>
    <w:rsid w:val="00AB4071"/>
    <w:rsid w:val="00AB4562"/>
    <w:rsid w:val="00AB49B9"/>
    <w:rsid w:val="00AB54A6"/>
    <w:rsid w:val="00AB7B19"/>
    <w:rsid w:val="00AC01C5"/>
    <w:rsid w:val="00AC0C60"/>
    <w:rsid w:val="00AC15C5"/>
    <w:rsid w:val="00AC1B0C"/>
    <w:rsid w:val="00AC1F76"/>
    <w:rsid w:val="00AC2B6D"/>
    <w:rsid w:val="00AC2C3F"/>
    <w:rsid w:val="00AC2EEB"/>
    <w:rsid w:val="00AC372F"/>
    <w:rsid w:val="00AC47FA"/>
    <w:rsid w:val="00AC4AC3"/>
    <w:rsid w:val="00AC5591"/>
    <w:rsid w:val="00AC5D35"/>
    <w:rsid w:val="00AC7A91"/>
    <w:rsid w:val="00AC7F09"/>
    <w:rsid w:val="00AD1357"/>
    <w:rsid w:val="00AD2255"/>
    <w:rsid w:val="00AD22F1"/>
    <w:rsid w:val="00AD2B86"/>
    <w:rsid w:val="00AD41DA"/>
    <w:rsid w:val="00AD4F99"/>
    <w:rsid w:val="00AD6098"/>
    <w:rsid w:val="00AD6E42"/>
    <w:rsid w:val="00AD7119"/>
    <w:rsid w:val="00AE0B27"/>
    <w:rsid w:val="00AE0DF3"/>
    <w:rsid w:val="00AE1F43"/>
    <w:rsid w:val="00AE26C1"/>
    <w:rsid w:val="00AE3ED0"/>
    <w:rsid w:val="00AE4544"/>
    <w:rsid w:val="00AE5012"/>
    <w:rsid w:val="00AE5A90"/>
    <w:rsid w:val="00AE5B5C"/>
    <w:rsid w:val="00AE5D2D"/>
    <w:rsid w:val="00AE702C"/>
    <w:rsid w:val="00AE7915"/>
    <w:rsid w:val="00AF29BB"/>
    <w:rsid w:val="00AF50A1"/>
    <w:rsid w:val="00AF601E"/>
    <w:rsid w:val="00AF7140"/>
    <w:rsid w:val="00AF7672"/>
    <w:rsid w:val="00B00E52"/>
    <w:rsid w:val="00B02130"/>
    <w:rsid w:val="00B0338C"/>
    <w:rsid w:val="00B0389F"/>
    <w:rsid w:val="00B04390"/>
    <w:rsid w:val="00B04AD3"/>
    <w:rsid w:val="00B04C32"/>
    <w:rsid w:val="00B05B43"/>
    <w:rsid w:val="00B0750E"/>
    <w:rsid w:val="00B10324"/>
    <w:rsid w:val="00B11413"/>
    <w:rsid w:val="00B1240A"/>
    <w:rsid w:val="00B12C31"/>
    <w:rsid w:val="00B13144"/>
    <w:rsid w:val="00B14186"/>
    <w:rsid w:val="00B14475"/>
    <w:rsid w:val="00B15CBF"/>
    <w:rsid w:val="00B15E8A"/>
    <w:rsid w:val="00B1627D"/>
    <w:rsid w:val="00B16E67"/>
    <w:rsid w:val="00B1790D"/>
    <w:rsid w:val="00B1DD0C"/>
    <w:rsid w:val="00B209D4"/>
    <w:rsid w:val="00B20D56"/>
    <w:rsid w:val="00B2309A"/>
    <w:rsid w:val="00B23B56"/>
    <w:rsid w:val="00B23B92"/>
    <w:rsid w:val="00B23F7F"/>
    <w:rsid w:val="00B249E7"/>
    <w:rsid w:val="00B251FD"/>
    <w:rsid w:val="00B262B0"/>
    <w:rsid w:val="00B30D52"/>
    <w:rsid w:val="00B30E52"/>
    <w:rsid w:val="00B31543"/>
    <w:rsid w:val="00B32BF9"/>
    <w:rsid w:val="00B340A4"/>
    <w:rsid w:val="00B34994"/>
    <w:rsid w:val="00B34E8D"/>
    <w:rsid w:val="00B353B0"/>
    <w:rsid w:val="00B3616F"/>
    <w:rsid w:val="00B36273"/>
    <w:rsid w:val="00B36836"/>
    <w:rsid w:val="00B36B67"/>
    <w:rsid w:val="00B36E6F"/>
    <w:rsid w:val="00B40120"/>
    <w:rsid w:val="00B40212"/>
    <w:rsid w:val="00B4094E"/>
    <w:rsid w:val="00B4189D"/>
    <w:rsid w:val="00B43A3B"/>
    <w:rsid w:val="00B43F1C"/>
    <w:rsid w:val="00B44B15"/>
    <w:rsid w:val="00B4511F"/>
    <w:rsid w:val="00B466F3"/>
    <w:rsid w:val="00B476D8"/>
    <w:rsid w:val="00B5030A"/>
    <w:rsid w:val="00B53E13"/>
    <w:rsid w:val="00B55001"/>
    <w:rsid w:val="00B550D2"/>
    <w:rsid w:val="00B559DF"/>
    <w:rsid w:val="00B55DAE"/>
    <w:rsid w:val="00B5634D"/>
    <w:rsid w:val="00B568FA"/>
    <w:rsid w:val="00B574CA"/>
    <w:rsid w:val="00B57AC4"/>
    <w:rsid w:val="00B57F17"/>
    <w:rsid w:val="00B601AE"/>
    <w:rsid w:val="00B60FC5"/>
    <w:rsid w:val="00B6221C"/>
    <w:rsid w:val="00B62462"/>
    <w:rsid w:val="00B6273E"/>
    <w:rsid w:val="00B62BC8"/>
    <w:rsid w:val="00B6308B"/>
    <w:rsid w:val="00B633CE"/>
    <w:rsid w:val="00B63668"/>
    <w:rsid w:val="00B638C5"/>
    <w:rsid w:val="00B63D67"/>
    <w:rsid w:val="00B64A01"/>
    <w:rsid w:val="00B64F18"/>
    <w:rsid w:val="00B65521"/>
    <w:rsid w:val="00B66F4C"/>
    <w:rsid w:val="00B67F0D"/>
    <w:rsid w:val="00B71C15"/>
    <w:rsid w:val="00B71C6A"/>
    <w:rsid w:val="00B72464"/>
    <w:rsid w:val="00B727B4"/>
    <w:rsid w:val="00B7360F"/>
    <w:rsid w:val="00B74C1B"/>
    <w:rsid w:val="00B752F8"/>
    <w:rsid w:val="00B75AF2"/>
    <w:rsid w:val="00B763CD"/>
    <w:rsid w:val="00B774CC"/>
    <w:rsid w:val="00B80B08"/>
    <w:rsid w:val="00B81597"/>
    <w:rsid w:val="00B816B2"/>
    <w:rsid w:val="00B8181F"/>
    <w:rsid w:val="00B818A4"/>
    <w:rsid w:val="00B81F14"/>
    <w:rsid w:val="00B81F6E"/>
    <w:rsid w:val="00B82223"/>
    <w:rsid w:val="00B82BAF"/>
    <w:rsid w:val="00B82F2C"/>
    <w:rsid w:val="00B847C9"/>
    <w:rsid w:val="00B8590D"/>
    <w:rsid w:val="00B86445"/>
    <w:rsid w:val="00B8665A"/>
    <w:rsid w:val="00B86831"/>
    <w:rsid w:val="00B90188"/>
    <w:rsid w:val="00B9265B"/>
    <w:rsid w:val="00B94203"/>
    <w:rsid w:val="00B942A2"/>
    <w:rsid w:val="00B94A34"/>
    <w:rsid w:val="00B9502C"/>
    <w:rsid w:val="00B95224"/>
    <w:rsid w:val="00B965B8"/>
    <w:rsid w:val="00B97F49"/>
    <w:rsid w:val="00BA0BAA"/>
    <w:rsid w:val="00BA0BD0"/>
    <w:rsid w:val="00BA0CDE"/>
    <w:rsid w:val="00BA131A"/>
    <w:rsid w:val="00BA2507"/>
    <w:rsid w:val="00BA282F"/>
    <w:rsid w:val="00BA292F"/>
    <w:rsid w:val="00BA3E2F"/>
    <w:rsid w:val="00BA4B7D"/>
    <w:rsid w:val="00BA5480"/>
    <w:rsid w:val="00BA54AC"/>
    <w:rsid w:val="00BA559B"/>
    <w:rsid w:val="00BA6B3D"/>
    <w:rsid w:val="00BA78BB"/>
    <w:rsid w:val="00BB0103"/>
    <w:rsid w:val="00BB185D"/>
    <w:rsid w:val="00BB3CD9"/>
    <w:rsid w:val="00BB516C"/>
    <w:rsid w:val="00BB6250"/>
    <w:rsid w:val="00BB6C8B"/>
    <w:rsid w:val="00BB7C39"/>
    <w:rsid w:val="00BC0A6D"/>
    <w:rsid w:val="00BC0EED"/>
    <w:rsid w:val="00BC1CC1"/>
    <w:rsid w:val="00BC5865"/>
    <w:rsid w:val="00BC597F"/>
    <w:rsid w:val="00BC6B45"/>
    <w:rsid w:val="00BC7B72"/>
    <w:rsid w:val="00BD0BAB"/>
    <w:rsid w:val="00BD0CCB"/>
    <w:rsid w:val="00BD25B4"/>
    <w:rsid w:val="00BD39D7"/>
    <w:rsid w:val="00BD3C23"/>
    <w:rsid w:val="00BD3F9C"/>
    <w:rsid w:val="00BD4B93"/>
    <w:rsid w:val="00BD6269"/>
    <w:rsid w:val="00BD773C"/>
    <w:rsid w:val="00BE11AC"/>
    <w:rsid w:val="00BE11E6"/>
    <w:rsid w:val="00BE13D1"/>
    <w:rsid w:val="00BE1507"/>
    <w:rsid w:val="00BE1EBA"/>
    <w:rsid w:val="00BE35CD"/>
    <w:rsid w:val="00BE3B05"/>
    <w:rsid w:val="00BE3B28"/>
    <w:rsid w:val="00BE53B8"/>
    <w:rsid w:val="00BE58D5"/>
    <w:rsid w:val="00BE60B4"/>
    <w:rsid w:val="00BF0383"/>
    <w:rsid w:val="00BF048F"/>
    <w:rsid w:val="00BF13D0"/>
    <w:rsid w:val="00BF1E42"/>
    <w:rsid w:val="00BF367E"/>
    <w:rsid w:val="00BF3866"/>
    <w:rsid w:val="00BF4D55"/>
    <w:rsid w:val="00BF50EA"/>
    <w:rsid w:val="00BF5F48"/>
    <w:rsid w:val="00BF6A3F"/>
    <w:rsid w:val="00C004A0"/>
    <w:rsid w:val="00C0199B"/>
    <w:rsid w:val="00C01B96"/>
    <w:rsid w:val="00C02644"/>
    <w:rsid w:val="00C02C05"/>
    <w:rsid w:val="00C10E56"/>
    <w:rsid w:val="00C10EB5"/>
    <w:rsid w:val="00C11075"/>
    <w:rsid w:val="00C11C82"/>
    <w:rsid w:val="00C12692"/>
    <w:rsid w:val="00C1292D"/>
    <w:rsid w:val="00C13226"/>
    <w:rsid w:val="00C153FF"/>
    <w:rsid w:val="00C164FA"/>
    <w:rsid w:val="00C16B4A"/>
    <w:rsid w:val="00C16F5E"/>
    <w:rsid w:val="00C178A3"/>
    <w:rsid w:val="00C21430"/>
    <w:rsid w:val="00C218E7"/>
    <w:rsid w:val="00C21910"/>
    <w:rsid w:val="00C22279"/>
    <w:rsid w:val="00C2421E"/>
    <w:rsid w:val="00C25AFD"/>
    <w:rsid w:val="00C27048"/>
    <w:rsid w:val="00C27220"/>
    <w:rsid w:val="00C27BB8"/>
    <w:rsid w:val="00C30E5A"/>
    <w:rsid w:val="00C3123E"/>
    <w:rsid w:val="00C31649"/>
    <w:rsid w:val="00C316A9"/>
    <w:rsid w:val="00C33F76"/>
    <w:rsid w:val="00C342D5"/>
    <w:rsid w:val="00C354F3"/>
    <w:rsid w:val="00C36CE2"/>
    <w:rsid w:val="00C37BE9"/>
    <w:rsid w:val="00C40E9E"/>
    <w:rsid w:val="00C416C9"/>
    <w:rsid w:val="00C42B5E"/>
    <w:rsid w:val="00C44970"/>
    <w:rsid w:val="00C44D45"/>
    <w:rsid w:val="00C45082"/>
    <w:rsid w:val="00C46BDB"/>
    <w:rsid w:val="00C511FF"/>
    <w:rsid w:val="00C51DBC"/>
    <w:rsid w:val="00C537BF"/>
    <w:rsid w:val="00C55402"/>
    <w:rsid w:val="00C56228"/>
    <w:rsid w:val="00C60EEF"/>
    <w:rsid w:val="00C62C5A"/>
    <w:rsid w:val="00C64044"/>
    <w:rsid w:val="00C66578"/>
    <w:rsid w:val="00C66CBC"/>
    <w:rsid w:val="00C675F2"/>
    <w:rsid w:val="00C67B1F"/>
    <w:rsid w:val="00C709C7"/>
    <w:rsid w:val="00C70BDF"/>
    <w:rsid w:val="00C71C46"/>
    <w:rsid w:val="00C7231A"/>
    <w:rsid w:val="00C72FA3"/>
    <w:rsid w:val="00C73D48"/>
    <w:rsid w:val="00C7416C"/>
    <w:rsid w:val="00C74940"/>
    <w:rsid w:val="00C750D2"/>
    <w:rsid w:val="00C75D84"/>
    <w:rsid w:val="00C76526"/>
    <w:rsid w:val="00C765A9"/>
    <w:rsid w:val="00C76D07"/>
    <w:rsid w:val="00C77560"/>
    <w:rsid w:val="00C80539"/>
    <w:rsid w:val="00C806A7"/>
    <w:rsid w:val="00C81521"/>
    <w:rsid w:val="00C81726"/>
    <w:rsid w:val="00C8181A"/>
    <w:rsid w:val="00C81848"/>
    <w:rsid w:val="00C84129"/>
    <w:rsid w:val="00C85419"/>
    <w:rsid w:val="00C868D7"/>
    <w:rsid w:val="00C90EDE"/>
    <w:rsid w:val="00C91103"/>
    <w:rsid w:val="00C9295B"/>
    <w:rsid w:val="00C92B2E"/>
    <w:rsid w:val="00C92B41"/>
    <w:rsid w:val="00C93A6D"/>
    <w:rsid w:val="00C94293"/>
    <w:rsid w:val="00C94D3D"/>
    <w:rsid w:val="00C94DDD"/>
    <w:rsid w:val="00C94FDA"/>
    <w:rsid w:val="00C95079"/>
    <w:rsid w:val="00C971B6"/>
    <w:rsid w:val="00C9767B"/>
    <w:rsid w:val="00C97F0B"/>
    <w:rsid w:val="00CA0032"/>
    <w:rsid w:val="00CA05A3"/>
    <w:rsid w:val="00CA1284"/>
    <w:rsid w:val="00CA142E"/>
    <w:rsid w:val="00CA2249"/>
    <w:rsid w:val="00CA3B6A"/>
    <w:rsid w:val="00CA419A"/>
    <w:rsid w:val="00CA52D0"/>
    <w:rsid w:val="00CB0DA2"/>
    <w:rsid w:val="00CB16AC"/>
    <w:rsid w:val="00CB479A"/>
    <w:rsid w:val="00CB4A12"/>
    <w:rsid w:val="00CB4BA6"/>
    <w:rsid w:val="00CB59F3"/>
    <w:rsid w:val="00CB621B"/>
    <w:rsid w:val="00CB6B97"/>
    <w:rsid w:val="00CB7AC5"/>
    <w:rsid w:val="00CC0535"/>
    <w:rsid w:val="00CC163C"/>
    <w:rsid w:val="00CC1F56"/>
    <w:rsid w:val="00CC2760"/>
    <w:rsid w:val="00CC4A89"/>
    <w:rsid w:val="00CC584F"/>
    <w:rsid w:val="00CC6B51"/>
    <w:rsid w:val="00CC7263"/>
    <w:rsid w:val="00CD09A2"/>
    <w:rsid w:val="00CD1A03"/>
    <w:rsid w:val="00CD4145"/>
    <w:rsid w:val="00CD4BEE"/>
    <w:rsid w:val="00CD5737"/>
    <w:rsid w:val="00CD5F59"/>
    <w:rsid w:val="00CD6615"/>
    <w:rsid w:val="00CD67B5"/>
    <w:rsid w:val="00CD68AD"/>
    <w:rsid w:val="00CD76B2"/>
    <w:rsid w:val="00CD7CBA"/>
    <w:rsid w:val="00CE06DB"/>
    <w:rsid w:val="00CE2193"/>
    <w:rsid w:val="00CE26FE"/>
    <w:rsid w:val="00CE3011"/>
    <w:rsid w:val="00CE30CF"/>
    <w:rsid w:val="00CE5D31"/>
    <w:rsid w:val="00CE62D3"/>
    <w:rsid w:val="00CF015C"/>
    <w:rsid w:val="00CF1322"/>
    <w:rsid w:val="00CF1504"/>
    <w:rsid w:val="00CF3581"/>
    <w:rsid w:val="00CF4863"/>
    <w:rsid w:val="00CF4A04"/>
    <w:rsid w:val="00CF7025"/>
    <w:rsid w:val="00CF7499"/>
    <w:rsid w:val="00D01D27"/>
    <w:rsid w:val="00D01EE1"/>
    <w:rsid w:val="00D02145"/>
    <w:rsid w:val="00D037E2"/>
    <w:rsid w:val="00D059C2"/>
    <w:rsid w:val="00D067E0"/>
    <w:rsid w:val="00D06993"/>
    <w:rsid w:val="00D10136"/>
    <w:rsid w:val="00D11370"/>
    <w:rsid w:val="00D1191F"/>
    <w:rsid w:val="00D12E13"/>
    <w:rsid w:val="00D13039"/>
    <w:rsid w:val="00D14DF9"/>
    <w:rsid w:val="00D14FE3"/>
    <w:rsid w:val="00D17901"/>
    <w:rsid w:val="00D21321"/>
    <w:rsid w:val="00D224C5"/>
    <w:rsid w:val="00D228B7"/>
    <w:rsid w:val="00D234E7"/>
    <w:rsid w:val="00D25453"/>
    <w:rsid w:val="00D26D48"/>
    <w:rsid w:val="00D312D1"/>
    <w:rsid w:val="00D317C5"/>
    <w:rsid w:val="00D32AD1"/>
    <w:rsid w:val="00D32C8E"/>
    <w:rsid w:val="00D331A6"/>
    <w:rsid w:val="00D33E08"/>
    <w:rsid w:val="00D3501E"/>
    <w:rsid w:val="00D35341"/>
    <w:rsid w:val="00D35DD8"/>
    <w:rsid w:val="00D3601D"/>
    <w:rsid w:val="00D361C7"/>
    <w:rsid w:val="00D361E9"/>
    <w:rsid w:val="00D3643C"/>
    <w:rsid w:val="00D36574"/>
    <w:rsid w:val="00D36E7D"/>
    <w:rsid w:val="00D371DC"/>
    <w:rsid w:val="00D37265"/>
    <w:rsid w:val="00D3778F"/>
    <w:rsid w:val="00D378C0"/>
    <w:rsid w:val="00D42139"/>
    <w:rsid w:val="00D4389B"/>
    <w:rsid w:val="00D449CC"/>
    <w:rsid w:val="00D44D96"/>
    <w:rsid w:val="00D46C71"/>
    <w:rsid w:val="00D473EC"/>
    <w:rsid w:val="00D50653"/>
    <w:rsid w:val="00D50A84"/>
    <w:rsid w:val="00D50B22"/>
    <w:rsid w:val="00D52453"/>
    <w:rsid w:val="00D5260A"/>
    <w:rsid w:val="00D529A8"/>
    <w:rsid w:val="00D52C49"/>
    <w:rsid w:val="00D52F57"/>
    <w:rsid w:val="00D53FD2"/>
    <w:rsid w:val="00D54B44"/>
    <w:rsid w:val="00D54B9F"/>
    <w:rsid w:val="00D55E20"/>
    <w:rsid w:val="00D56BF9"/>
    <w:rsid w:val="00D60B79"/>
    <w:rsid w:val="00D61F75"/>
    <w:rsid w:val="00D6234D"/>
    <w:rsid w:val="00D630A0"/>
    <w:rsid w:val="00D630FA"/>
    <w:rsid w:val="00D63BE2"/>
    <w:rsid w:val="00D63F92"/>
    <w:rsid w:val="00D64464"/>
    <w:rsid w:val="00D64B2F"/>
    <w:rsid w:val="00D652C3"/>
    <w:rsid w:val="00D669AD"/>
    <w:rsid w:val="00D66B5A"/>
    <w:rsid w:val="00D70251"/>
    <w:rsid w:val="00D70272"/>
    <w:rsid w:val="00D70B4D"/>
    <w:rsid w:val="00D71AA9"/>
    <w:rsid w:val="00D71B5F"/>
    <w:rsid w:val="00D722E2"/>
    <w:rsid w:val="00D73F83"/>
    <w:rsid w:val="00D74C01"/>
    <w:rsid w:val="00D75945"/>
    <w:rsid w:val="00D75B42"/>
    <w:rsid w:val="00D77D4C"/>
    <w:rsid w:val="00D8011B"/>
    <w:rsid w:val="00D8142E"/>
    <w:rsid w:val="00D8200E"/>
    <w:rsid w:val="00D8349F"/>
    <w:rsid w:val="00D836F5"/>
    <w:rsid w:val="00D84B59"/>
    <w:rsid w:val="00D84D6B"/>
    <w:rsid w:val="00D87FC1"/>
    <w:rsid w:val="00D90B6A"/>
    <w:rsid w:val="00D91913"/>
    <w:rsid w:val="00D91F81"/>
    <w:rsid w:val="00D9358C"/>
    <w:rsid w:val="00D93EDE"/>
    <w:rsid w:val="00D945AA"/>
    <w:rsid w:val="00D971F5"/>
    <w:rsid w:val="00D97804"/>
    <w:rsid w:val="00D97D43"/>
    <w:rsid w:val="00DA12B3"/>
    <w:rsid w:val="00DA1C03"/>
    <w:rsid w:val="00DA1E80"/>
    <w:rsid w:val="00DA2E58"/>
    <w:rsid w:val="00DA3E87"/>
    <w:rsid w:val="00DA444B"/>
    <w:rsid w:val="00DA5ADB"/>
    <w:rsid w:val="00DA7FB8"/>
    <w:rsid w:val="00DB0BCC"/>
    <w:rsid w:val="00DB189C"/>
    <w:rsid w:val="00DB20D7"/>
    <w:rsid w:val="00DB2E40"/>
    <w:rsid w:val="00DB509D"/>
    <w:rsid w:val="00DB51F2"/>
    <w:rsid w:val="00DB520F"/>
    <w:rsid w:val="00DB5494"/>
    <w:rsid w:val="00DB6032"/>
    <w:rsid w:val="00DB6074"/>
    <w:rsid w:val="00DB609C"/>
    <w:rsid w:val="00DB61A2"/>
    <w:rsid w:val="00DB6691"/>
    <w:rsid w:val="00DB6EFF"/>
    <w:rsid w:val="00DB7909"/>
    <w:rsid w:val="00DB7BA2"/>
    <w:rsid w:val="00DC052B"/>
    <w:rsid w:val="00DC05E0"/>
    <w:rsid w:val="00DC0602"/>
    <w:rsid w:val="00DC1DC8"/>
    <w:rsid w:val="00DC1F79"/>
    <w:rsid w:val="00DC2E6E"/>
    <w:rsid w:val="00DC3121"/>
    <w:rsid w:val="00DC37D3"/>
    <w:rsid w:val="00DC4EA5"/>
    <w:rsid w:val="00DC54B0"/>
    <w:rsid w:val="00DC58F1"/>
    <w:rsid w:val="00DC5BFF"/>
    <w:rsid w:val="00DC6D2F"/>
    <w:rsid w:val="00DC6EBE"/>
    <w:rsid w:val="00DC7244"/>
    <w:rsid w:val="00DD11D4"/>
    <w:rsid w:val="00DD396D"/>
    <w:rsid w:val="00DD45EF"/>
    <w:rsid w:val="00DD4C87"/>
    <w:rsid w:val="00DD57D4"/>
    <w:rsid w:val="00DD587F"/>
    <w:rsid w:val="00DD594F"/>
    <w:rsid w:val="00DD6643"/>
    <w:rsid w:val="00DD6B3B"/>
    <w:rsid w:val="00DD718A"/>
    <w:rsid w:val="00DD719C"/>
    <w:rsid w:val="00DD7916"/>
    <w:rsid w:val="00DE04FB"/>
    <w:rsid w:val="00DE2574"/>
    <w:rsid w:val="00DE358E"/>
    <w:rsid w:val="00DE55DD"/>
    <w:rsid w:val="00DE5B10"/>
    <w:rsid w:val="00DE61FF"/>
    <w:rsid w:val="00DE6209"/>
    <w:rsid w:val="00DE6787"/>
    <w:rsid w:val="00DE70B1"/>
    <w:rsid w:val="00DF022A"/>
    <w:rsid w:val="00DF226C"/>
    <w:rsid w:val="00DF31D3"/>
    <w:rsid w:val="00DF40E0"/>
    <w:rsid w:val="00DF5E8B"/>
    <w:rsid w:val="00DF74DC"/>
    <w:rsid w:val="00DF767C"/>
    <w:rsid w:val="00DF7A9C"/>
    <w:rsid w:val="00DF7F99"/>
    <w:rsid w:val="00E0017D"/>
    <w:rsid w:val="00E0175B"/>
    <w:rsid w:val="00E01CF1"/>
    <w:rsid w:val="00E01E35"/>
    <w:rsid w:val="00E0398E"/>
    <w:rsid w:val="00E04875"/>
    <w:rsid w:val="00E060C7"/>
    <w:rsid w:val="00E0612B"/>
    <w:rsid w:val="00E07C55"/>
    <w:rsid w:val="00E11284"/>
    <w:rsid w:val="00E112D3"/>
    <w:rsid w:val="00E121C5"/>
    <w:rsid w:val="00E13034"/>
    <w:rsid w:val="00E137ED"/>
    <w:rsid w:val="00E13843"/>
    <w:rsid w:val="00E14144"/>
    <w:rsid w:val="00E143EF"/>
    <w:rsid w:val="00E1483F"/>
    <w:rsid w:val="00E14C33"/>
    <w:rsid w:val="00E15196"/>
    <w:rsid w:val="00E15BA9"/>
    <w:rsid w:val="00E20288"/>
    <w:rsid w:val="00E207A9"/>
    <w:rsid w:val="00E22920"/>
    <w:rsid w:val="00E22DC3"/>
    <w:rsid w:val="00E23384"/>
    <w:rsid w:val="00E23F85"/>
    <w:rsid w:val="00E2615A"/>
    <w:rsid w:val="00E26810"/>
    <w:rsid w:val="00E26FA0"/>
    <w:rsid w:val="00E2732D"/>
    <w:rsid w:val="00E30042"/>
    <w:rsid w:val="00E3063E"/>
    <w:rsid w:val="00E3158A"/>
    <w:rsid w:val="00E317BC"/>
    <w:rsid w:val="00E31B77"/>
    <w:rsid w:val="00E3243B"/>
    <w:rsid w:val="00E32D49"/>
    <w:rsid w:val="00E33035"/>
    <w:rsid w:val="00E33157"/>
    <w:rsid w:val="00E34986"/>
    <w:rsid w:val="00E34A3C"/>
    <w:rsid w:val="00E357F3"/>
    <w:rsid w:val="00E35F67"/>
    <w:rsid w:val="00E35FCA"/>
    <w:rsid w:val="00E373DE"/>
    <w:rsid w:val="00E40012"/>
    <w:rsid w:val="00E405BE"/>
    <w:rsid w:val="00E41EE9"/>
    <w:rsid w:val="00E44C28"/>
    <w:rsid w:val="00E4788B"/>
    <w:rsid w:val="00E47B56"/>
    <w:rsid w:val="00E50769"/>
    <w:rsid w:val="00E51A40"/>
    <w:rsid w:val="00E51C1A"/>
    <w:rsid w:val="00E51D78"/>
    <w:rsid w:val="00E53599"/>
    <w:rsid w:val="00E53D4C"/>
    <w:rsid w:val="00E55529"/>
    <w:rsid w:val="00E55A05"/>
    <w:rsid w:val="00E56555"/>
    <w:rsid w:val="00E57096"/>
    <w:rsid w:val="00E578BE"/>
    <w:rsid w:val="00E61D4E"/>
    <w:rsid w:val="00E61E55"/>
    <w:rsid w:val="00E623AA"/>
    <w:rsid w:val="00E62E6D"/>
    <w:rsid w:val="00E63031"/>
    <w:rsid w:val="00E6339B"/>
    <w:rsid w:val="00E642CD"/>
    <w:rsid w:val="00E64C8E"/>
    <w:rsid w:val="00E6561D"/>
    <w:rsid w:val="00E66A8F"/>
    <w:rsid w:val="00E66FBF"/>
    <w:rsid w:val="00E70DB7"/>
    <w:rsid w:val="00E7142A"/>
    <w:rsid w:val="00E73733"/>
    <w:rsid w:val="00E73C31"/>
    <w:rsid w:val="00E7450D"/>
    <w:rsid w:val="00E767FB"/>
    <w:rsid w:val="00E776C0"/>
    <w:rsid w:val="00E77FCD"/>
    <w:rsid w:val="00E80684"/>
    <w:rsid w:val="00E81382"/>
    <w:rsid w:val="00E8220A"/>
    <w:rsid w:val="00E82444"/>
    <w:rsid w:val="00E82618"/>
    <w:rsid w:val="00E83C12"/>
    <w:rsid w:val="00E842B5"/>
    <w:rsid w:val="00E8456D"/>
    <w:rsid w:val="00E84B16"/>
    <w:rsid w:val="00E85F08"/>
    <w:rsid w:val="00E865D5"/>
    <w:rsid w:val="00E86E05"/>
    <w:rsid w:val="00E87D0E"/>
    <w:rsid w:val="00E90250"/>
    <w:rsid w:val="00E9055A"/>
    <w:rsid w:val="00E90686"/>
    <w:rsid w:val="00E90C4A"/>
    <w:rsid w:val="00E90CB8"/>
    <w:rsid w:val="00E915C1"/>
    <w:rsid w:val="00E92A72"/>
    <w:rsid w:val="00E92F86"/>
    <w:rsid w:val="00E93B61"/>
    <w:rsid w:val="00E944C2"/>
    <w:rsid w:val="00E9456C"/>
    <w:rsid w:val="00E94778"/>
    <w:rsid w:val="00E953F6"/>
    <w:rsid w:val="00E95BDA"/>
    <w:rsid w:val="00EA0340"/>
    <w:rsid w:val="00EA0471"/>
    <w:rsid w:val="00EA090F"/>
    <w:rsid w:val="00EA1280"/>
    <w:rsid w:val="00EA1284"/>
    <w:rsid w:val="00EA1833"/>
    <w:rsid w:val="00EA2225"/>
    <w:rsid w:val="00EA2D80"/>
    <w:rsid w:val="00EA2E1D"/>
    <w:rsid w:val="00EA6C68"/>
    <w:rsid w:val="00EA6F0B"/>
    <w:rsid w:val="00EA79A2"/>
    <w:rsid w:val="00EB04BB"/>
    <w:rsid w:val="00EB1B7B"/>
    <w:rsid w:val="00EB200C"/>
    <w:rsid w:val="00EB21F2"/>
    <w:rsid w:val="00EB2323"/>
    <w:rsid w:val="00EB315A"/>
    <w:rsid w:val="00EB36EA"/>
    <w:rsid w:val="00EB3F6C"/>
    <w:rsid w:val="00EB47E1"/>
    <w:rsid w:val="00EB4FFF"/>
    <w:rsid w:val="00EB52F9"/>
    <w:rsid w:val="00EB6298"/>
    <w:rsid w:val="00EB6D0D"/>
    <w:rsid w:val="00EB6E57"/>
    <w:rsid w:val="00EC186A"/>
    <w:rsid w:val="00EC1D16"/>
    <w:rsid w:val="00EC2F64"/>
    <w:rsid w:val="00EC49C8"/>
    <w:rsid w:val="00EC4BDA"/>
    <w:rsid w:val="00EC5671"/>
    <w:rsid w:val="00EC596A"/>
    <w:rsid w:val="00EC6064"/>
    <w:rsid w:val="00EC6D0B"/>
    <w:rsid w:val="00EC7877"/>
    <w:rsid w:val="00EC7DBA"/>
    <w:rsid w:val="00ED0603"/>
    <w:rsid w:val="00ED0A3A"/>
    <w:rsid w:val="00ED29E5"/>
    <w:rsid w:val="00ED2E0E"/>
    <w:rsid w:val="00ED460D"/>
    <w:rsid w:val="00ED68D4"/>
    <w:rsid w:val="00ED6A3C"/>
    <w:rsid w:val="00ED6CEC"/>
    <w:rsid w:val="00ED7787"/>
    <w:rsid w:val="00ED7F62"/>
    <w:rsid w:val="00EE037C"/>
    <w:rsid w:val="00EE1626"/>
    <w:rsid w:val="00EE1D10"/>
    <w:rsid w:val="00EE2097"/>
    <w:rsid w:val="00EE2FC3"/>
    <w:rsid w:val="00EE31FD"/>
    <w:rsid w:val="00EE33F3"/>
    <w:rsid w:val="00EE3AE4"/>
    <w:rsid w:val="00EE3E78"/>
    <w:rsid w:val="00EE4872"/>
    <w:rsid w:val="00EE4AF9"/>
    <w:rsid w:val="00EE5606"/>
    <w:rsid w:val="00EE6183"/>
    <w:rsid w:val="00EE630F"/>
    <w:rsid w:val="00EF0315"/>
    <w:rsid w:val="00EF0CEA"/>
    <w:rsid w:val="00EF0EDA"/>
    <w:rsid w:val="00EF2B6A"/>
    <w:rsid w:val="00EF2F15"/>
    <w:rsid w:val="00EF4A08"/>
    <w:rsid w:val="00EF612B"/>
    <w:rsid w:val="00F003DA"/>
    <w:rsid w:val="00F00850"/>
    <w:rsid w:val="00F01303"/>
    <w:rsid w:val="00F01966"/>
    <w:rsid w:val="00F0230A"/>
    <w:rsid w:val="00F04F56"/>
    <w:rsid w:val="00F05B6A"/>
    <w:rsid w:val="00F05FDC"/>
    <w:rsid w:val="00F067FC"/>
    <w:rsid w:val="00F06919"/>
    <w:rsid w:val="00F10545"/>
    <w:rsid w:val="00F11468"/>
    <w:rsid w:val="00F1187D"/>
    <w:rsid w:val="00F12347"/>
    <w:rsid w:val="00F12CB6"/>
    <w:rsid w:val="00F13250"/>
    <w:rsid w:val="00F157CA"/>
    <w:rsid w:val="00F158F8"/>
    <w:rsid w:val="00F174C3"/>
    <w:rsid w:val="00F20BEE"/>
    <w:rsid w:val="00F21671"/>
    <w:rsid w:val="00F223A6"/>
    <w:rsid w:val="00F22D68"/>
    <w:rsid w:val="00F239BF"/>
    <w:rsid w:val="00F23ACC"/>
    <w:rsid w:val="00F240F6"/>
    <w:rsid w:val="00F2489B"/>
    <w:rsid w:val="00F25850"/>
    <w:rsid w:val="00F258E3"/>
    <w:rsid w:val="00F26653"/>
    <w:rsid w:val="00F26C0B"/>
    <w:rsid w:val="00F27296"/>
    <w:rsid w:val="00F27BCE"/>
    <w:rsid w:val="00F3073E"/>
    <w:rsid w:val="00F30FFA"/>
    <w:rsid w:val="00F319A4"/>
    <w:rsid w:val="00F31C71"/>
    <w:rsid w:val="00F3253D"/>
    <w:rsid w:val="00F32744"/>
    <w:rsid w:val="00F327EB"/>
    <w:rsid w:val="00F32A60"/>
    <w:rsid w:val="00F34165"/>
    <w:rsid w:val="00F3494E"/>
    <w:rsid w:val="00F35456"/>
    <w:rsid w:val="00F35B2E"/>
    <w:rsid w:val="00F36859"/>
    <w:rsid w:val="00F36BCA"/>
    <w:rsid w:val="00F4053A"/>
    <w:rsid w:val="00F40B5D"/>
    <w:rsid w:val="00F40D51"/>
    <w:rsid w:val="00F421CA"/>
    <w:rsid w:val="00F4447C"/>
    <w:rsid w:val="00F4474F"/>
    <w:rsid w:val="00F44CC3"/>
    <w:rsid w:val="00F455B5"/>
    <w:rsid w:val="00F45A3C"/>
    <w:rsid w:val="00F463E0"/>
    <w:rsid w:val="00F4663F"/>
    <w:rsid w:val="00F47D5A"/>
    <w:rsid w:val="00F5047A"/>
    <w:rsid w:val="00F50837"/>
    <w:rsid w:val="00F50A59"/>
    <w:rsid w:val="00F50B59"/>
    <w:rsid w:val="00F50DAC"/>
    <w:rsid w:val="00F5197A"/>
    <w:rsid w:val="00F525AD"/>
    <w:rsid w:val="00F5398C"/>
    <w:rsid w:val="00F544F5"/>
    <w:rsid w:val="00F54579"/>
    <w:rsid w:val="00F55D7D"/>
    <w:rsid w:val="00F569D7"/>
    <w:rsid w:val="00F6129C"/>
    <w:rsid w:val="00F61535"/>
    <w:rsid w:val="00F62447"/>
    <w:rsid w:val="00F6280D"/>
    <w:rsid w:val="00F63975"/>
    <w:rsid w:val="00F64895"/>
    <w:rsid w:val="00F665BF"/>
    <w:rsid w:val="00F7004A"/>
    <w:rsid w:val="00F7093C"/>
    <w:rsid w:val="00F71CB3"/>
    <w:rsid w:val="00F72F0E"/>
    <w:rsid w:val="00F72FAF"/>
    <w:rsid w:val="00F734AE"/>
    <w:rsid w:val="00F73A6D"/>
    <w:rsid w:val="00F73FEE"/>
    <w:rsid w:val="00F74104"/>
    <w:rsid w:val="00F74EB6"/>
    <w:rsid w:val="00F75D75"/>
    <w:rsid w:val="00F76C06"/>
    <w:rsid w:val="00F77ED8"/>
    <w:rsid w:val="00F814F9"/>
    <w:rsid w:val="00F831C5"/>
    <w:rsid w:val="00F83B5B"/>
    <w:rsid w:val="00F8414A"/>
    <w:rsid w:val="00F86064"/>
    <w:rsid w:val="00F86657"/>
    <w:rsid w:val="00F86705"/>
    <w:rsid w:val="00F90F3D"/>
    <w:rsid w:val="00F92819"/>
    <w:rsid w:val="00F92ED6"/>
    <w:rsid w:val="00F936FC"/>
    <w:rsid w:val="00F951C6"/>
    <w:rsid w:val="00F954A3"/>
    <w:rsid w:val="00F95555"/>
    <w:rsid w:val="00F956D5"/>
    <w:rsid w:val="00F96DEB"/>
    <w:rsid w:val="00FA046C"/>
    <w:rsid w:val="00FA08D8"/>
    <w:rsid w:val="00FA1D1E"/>
    <w:rsid w:val="00FA218D"/>
    <w:rsid w:val="00FA32CE"/>
    <w:rsid w:val="00FA3487"/>
    <w:rsid w:val="00FA3D2A"/>
    <w:rsid w:val="00FA4045"/>
    <w:rsid w:val="00FA40DB"/>
    <w:rsid w:val="00FA4F58"/>
    <w:rsid w:val="00FA5037"/>
    <w:rsid w:val="00FA6928"/>
    <w:rsid w:val="00FB0882"/>
    <w:rsid w:val="00FB190A"/>
    <w:rsid w:val="00FB28B4"/>
    <w:rsid w:val="00FB2C2B"/>
    <w:rsid w:val="00FB2E55"/>
    <w:rsid w:val="00FB327B"/>
    <w:rsid w:val="00FB32EE"/>
    <w:rsid w:val="00FB5C6E"/>
    <w:rsid w:val="00FB64D7"/>
    <w:rsid w:val="00FB698A"/>
    <w:rsid w:val="00FB69B2"/>
    <w:rsid w:val="00FB722D"/>
    <w:rsid w:val="00FC1E35"/>
    <w:rsid w:val="00FC2050"/>
    <w:rsid w:val="00FC2626"/>
    <w:rsid w:val="00FC32C2"/>
    <w:rsid w:val="00FC3509"/>
    <w:rsid w:val="00FC4903"/>
    <w:rsid w:val="00FC4C25"/>
    <w:rsid w:val="00FC7107"/>
    <w:rsid w:val="00FD106E"/>
    <w:rsid w:val="00FD3002"/>
    <w:rsid w:val="00FD31DD"/>
    <w:rsid w:val="00FD3575"/>
    <w:rsid w:val="00FD38D6"/>
    <w:rsid w:val="00FD3DDC"/>
    <w:rsid w:val="00FD40B3"/>
    <w:rsid w:val="00FD6257"/>
    <w:rsid w:val="00FD6C42"/>
    <w:rsid w:val="00FD74B8"/>
    <w:rsid w:val="00FE082B"/>
    <w:rsid w:val="00FE1A91"/>
    <w:rsid w:val="00FE2E9F"/>
    <w:rsid w:val="00FE4A59"/>
    <w:rsid w:val="00FE4EED"/>
    <w:rsid w:val="00FE538B"/>
    <w:rsid w:val="00FE61C9"/>
    <w:rsid w:val="00FE6E1A"/>
    <w:rsid w:val="00FE7FE7"/>
    <w:rsid w:val="00FF011D"/>
    <w:rsid w:val="00FF16AF"/>
    <w:rsid w:val="00FF1D21"/>
    <w:rsid w:val="00FF22E0"/>
    <w:rsid w:val="00FF4361"/>
    <w:rsid w:val="00FF523A"/>
    <w:rsid w:val="00FF786C"/>
    <w:rsid w:val="00FF7A5E"/>
    <w:rsid w:val="00FF7D0E"/>
    <w:rsid w:val="00FF7E07"/>
    <w:rsid w:val="019323D2"/>
    <w:rsid w:val="01BC9739"/>
    <w:rsid w:val="0287A9A5"/>
    <w:rsid w:val="049CFE0D"/>
    <w:rsid w:val="04E002BA"/>
    <w:rsid w:val="05B70165"/>
    <w:rsid w:val="05CBB72B"/>
    <w:rsid w:val="064F5DC1"/>
    <w:rsid w:val="07FC3406"/>
    <w:rsid w:val="086814B7"/>
    <w:rsid w:val="086D00F8"/>
    <w:rsid w:val="08D8D385"/>
    <w:rsid w:val="094A239D"/>
    <w:rsid w:val="09ED85C4"/>
    <w:rsid w:val="09FBA08B"/>
    <w:rsid w:val="0BBC5EFE"/>
    <w:rsid w:val="0BED79C3"/>
    <w:rsid w:val="0CDA6229"/>
    <w:rsid w:val="0CEBC7DD"/>
    <w:rsid w:val="0D55282A"/>
    <w:rsid w:val="0E0ECAC6"/>
    <w:rsid w:val="0F00E5A5"/>
    <w:rsid w:val="0FC55B48"/>
    <w:rsid w:val="11674656"/>
    <w:rsid w:val="13244B9A"/>
    <w:rsid w:val="1326F8C8"/>
    <w:rsid w:val="132E9539"/>
    <w:rsid w:val="13A481C3"/>
    <w:rsid w:val="1462A5BA"/>
    <w:rsid w:val="151633C5"/>
    <w:rsid w:val="156D8818"/>
    <w:rsid w:val="15A88782"/>
    <w:rsid w:val="15BBA50D"/>
    <w:rsid w:val="16070D6C"/>
    <w:rsid w:val="162307D1"/>
    <w:rsid w:val="16B6DF3D"/>
    <w:rsid w:val="16E149AE"/>
    <w:rsid w:val="17F15483"/>
    <w:rsid w:val="18643ACC"/>
    <w:rsid w:val="1888BEDC"/>
    <w:rsid w:val="18972E53"/>
    <w:rsid w:val="189EECB5"/>
    <w:rsid w:val="1907FBB4"/>
    <w:rsid w:val="198007EB"/>
    <w:rsid w:val="19A2FE7A"/>
    <w:rsid w:val="19ED6843"/>
    <w:rsid w:val="1A5C605F"/>
    <w:rsid w:val="1A78B982"/>
    <w:rsid w:val="1AD35435"/>
    <w:rsid w:val="1AD47FBE"/>
    <w:rsid w:val="1BC88238"/>
    <w:rsid w:val="1BCD2959"/>
    <w:rsid w:val="1C215F37"/>
    <w:rsid w:val="1C6CF318"/>
    <w:rsid w:val="1C8F3ACE"/>
    <w:rsid w:val="1D590640"/>
    <w:rsid w:val="1E416504"/>
    <w:rsid w:val="1E46A3FE"/>
    <w:rsid w:val="1E60B742"/>
    <w:rsid w:val="1EE1BEB1"/>
    <w:rsid w:val="1EE33988"/>
    <w:rsid w:val="1F8F0230"/>
    <w:rsid w:val="20383102"/>
    <w:rsid w:val="20AB55D0"/>
    <w:rsid w:val="21217CA6"/>
    <w:rsid w:val="2160EDD6"/>
    <w:rsid w:val="22206472"/>
    <w:rsid w:val="226015A3"/>
    <w:rsid w:val="22652EE6"/>
    <w:rsid w:val="2287C229"/>
    <w:rsid w:val="22FBC2A0"/>
    <w:rsid w:val="230667F3"/>
    <w:rsid w:val="23B53124"/>
    <w:rsid w:val="24B8194F"/>
    <w:rsid w:val="259BB3C1"/>
    <w:rsid w:val="25EE6D27"/>
    <w:rsid w:val="26103A89"/>
    <w:rsid w:val="2691CCAF"/>
    <w:rsid w:val="26A2D8BA"/>
    <w:rsid w:val="26B3821C"/>
    <w:rsid w:val="26BD4A33"/>
    <w:rsid w:val="26EAB7DB"/>
    <w:rsid w:val="27CF31CB"/>
    <w:rsid w:val="2814BB51"/>
    <w:rsid w:val="281F78A0"/>
    <w:rsid w:val="285734CC"/>
    <w:rsid w:val="28B5C943"/>
    <w:rsid w:val="29367781"/>
    <w:rsid w:val="2A17A1DE"/>
    <w:rsid w:val="2B38AE0B"/>
    <w:rsid w:val="2C21A274"/>
    <w:rsid w:val="2C34AA5E"/>
    <w:rsid w:val="2C66B9BD"/>
    <w:rsid w:val="2C8A03EE"/>
    <w:rsid w:val="2CEAFBAD"/>
    <w:rsid w:val="2D5767EE"/>
    <w:rsid w:val="2DBFF44C"/>
    <w:rsid w:val="2DF64D29"/>
    <w:rsid w:val="2E9D917C"/>
    <w:rsid w:val="2F093063"/>
    <w:rsid w:val="2F8F7BEB"/>
    <w:rsid w:val="2FDF5C33"/>
    <w:rsid w:val="2FF3A908"/>
    <w:rsid w:val="30B11F2E"/>
    <w:rsid w:val="30D3B169"/>
    <w:rsid w:val="31E48BF3"/>
    <w:rsid w:val="31E59B1D"/>
    <w:rsid w:val="33D371FA"/>
    <w:rsid w:val="340126E1"/>
    <w:rsid w:val="344D5861"/>
    <w:rsid w:val="35404D39"/>
    <w:rsid w:val="3699B976"/>
    <w:rsid w:val="369A3E3E"/>
    <w:rsid w:val="374C9E92"/>
    <w:rsid w:val="37835903"/>
    <w:rsid w:val="389CCCB1"/>
    <w:rsid w:val="38F61E0F"/>
    <w:rsid w:val="3A0B9F19"/>
    <w:rsid w:val="3A56D684"/>
    <w:rsid w:val="3B40DEBB"/>
    <w:rsid w:val="3B7EED2D"/>
    <w:rsid w:val="3BBCD583"/>
    <w:rsid w:val="3C1130FE"/>
    <w:rsid w:val="3C14BC28"/>
    <w:rsid w:val="3C2C37C9"/>
    <w:rsid w:val="3CB5E090"/>
    <w:rsid w:val="3DDAC425"/>
    <w:rsid w:val="3E54F30F"/>
    <w:rsid w:val="3E9DFF4B"/>
    <w:rsid w:val="40174CFA"/>
    <w:rsid w:val="40E2477D"/>
    <w:rsid w:val="42F0091E"/>
    <w:rsid w:val="4382D812"/>
    <w:rsid w:val="44C6D58F"/>
    <w:rsid w:val="4501CD2A"/>
    <w:rsid w:val="45795B32"/>
    <w:rsid w:val="4589964E"/>
    <w:rsid w:val="45D7C753"/>
    <w:rsid w:val="464C7102"/>
    <w:rsid w:val="466110F9"/>
    <w:rsid w:val="470AC2DC"/>
    <w:rsid w:val="487B547A"/>
    <w:rsid w:val="48D86235"/>
    <w:rsid w:val="496D1B0A"/>
    <w:rsid w:val="49882D51"/>
    <w:rsid w:val="49AC2E8B"/>
    <w:rsid w:val="4B375742"/>
    <w:rsid w:val="4BD800BD"/>
    <w:rsid w:val="4C01A283"/>
    <w:rsid w:val="4CA68903"/>
    <w:rsid w:val="4CF63734"/>
    <w:rsid w:val="4D39AEC5"/>
    <w:rsid w:val="4E607A55"/>
    <w:rsid w:val="4ED80FB1"/>
    <w:rsid w:val="4F3C9828"/>
    <w:rsid w:val="5071334E"/>
    <w:rsid w:val="51CF9190"/>
    <w:rsid w:val="52177A10"/>
    <w:rsid w:val="525DD4DC"/>
    <w:rsid w:val="5261B94D"/>
    <w:rsid w:val="5329C4CA"/>
    <w:rsid w:val="54283BA1"/>
    <w:rsid w:val="549D49E9"/>
    <w:rsid w:val="54F20CF4"/>
    <w:rsid w:val="5586BCC1"/>
    <w:rsid w:val="55F931F0"/>
    <w:rsid w:val="566F763E"/>
    <w:rsid w:val="57CC9466"/>
    <w:rsid w:val="57EFFEDF"/>
    <w:rsid w:val="58C2F665"/>
    <w:rsid w:val="58CBFE35"/>
    <w:rsid w:val="597BAFE9"/>
    <w:rsid w:val="59CCEC47"/>
    <w:rsid w:val="5AA9228A"/>
    <w:rsid w:val="5B4111B0"/>
    <w:rsid w:val="5BA2B13E"/>
    <w:rsid w:val="5BED99D5"/>
    <w:rsid w:val="5C8F1680"/>
    <w:rsid w:val="5CFEBEF7"/>
    <w:rsid w:val="5D50D367"/>
    <w:rsid w:val="5DBAE75A"/>
    <w:rsid w:val="5DFCDDF3"/>
    <w:rsid w:val="5E0A2599"/>
    <w:rsid w:val="5E192744"/>
    <w:rsid w:val="5E4EBF2C"/>
    <w:rsid w:val="5E74B134"/>
    <w:rsid w:val="5EB8B796"/>
    <w:rsid w:val="5EC9F4D5"/>
    <w:rsid w:val="6026F6AC"/>
    <w:rsid w:val="60EE59C5"/>
    <w:rsid w:val="617D824F"/>
    <w:rsid w:val="61D4962C"/>
    <w:rsid w:val="61DC4BA5"/>
    <w:rsid w:val="63D69B4E"/>
    <w:rsid w:val="64B3894A"/>
    <w:rsid w:val="652A8054"/>
    <w:rsid w:val="656665D2"/>
    <w:rsid w:val="658563D8"/>
    <w:rsid w:val="6589F70A"/>
    <w:rsid w:val="6656CED6"/>
    <w:rsid w:val="68F51742"/>
    <w:rsid w:val="6945F90A"/>
    <w:rsid w:val="6C065075"/>
    <w:rsid w:val="6CE4DCDB"/>
    <w:rsid w:val="6CFC7E06"/>
    <w:rsid w:val="6D087297"/>
    <w:rsid w:val="6E8E3684"/>
    <w:rsid w:val="6EEEA0A0"/>
    <w:rsid w:val="6F122C84"/>
    <w:rsid w:val="6F9C88E2"/>
    <w:rsid w:val="70CC4087"/>
    <w:rsid w:val="71829592"/>
    <w:rsid w:val="72D51E54"/>
    <w:rsid w:val="736DD22C"/>
    <w:rsid w:val="73AA6448"/>
    <w:rsid w:val="744F233B"/>
    <w:rsid w:val="7638A7F9"/>
    <w:rsid w:val="765C2DC6"/>
    <w:rsid w:val="77984BC2"/>
    <w:rsid w:val="77F9A75B"/>
    <w:rsid w:val="77FFDA11"/>
    <w:rsid w:val="7903B36E"/>
    <w:rsid w:val="790AF175"/>
    <w:rsid w:val="7B0058EC"/>
    <w:rsid w:val="7B0FBB81"/>
    <w:rsid w:val="7B23A190"/>
    <w:rsid w:val="7B3802E3"/>
    <w:rsid w:val="7BA1136B"/>
    <w:rsid w:val="7BD8F9AD"/>
    <w:rsid w:val="7E508747"/>
    <w:rsid w:val="7EC88E33"/>
    <w:rsid w:val="7EDCAFC4"/>
    <w:rsid w:val="7FC0C5BB"/>
    <w:rsid w:val="7FC3D3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3C94E"/>
  <w15:chartTrackingRefBased/>
  <w15:docId w15:val="{CB09B08B-DCD3-4377-BEDD-02ED83D65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330"/>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CA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1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1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1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1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19A"/>
    <w:rPr>
      <w:rFonts w:ascii="Times New Roman" w:eastAsiaTheme="majorEastAsia" w:hAnsi="Times New Roman"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CA419A"/>
    <w:rPr>
      <w:rFonts w:ascii="Times New Roman" w:eastAsiaTheme="majorEastAsia" w:hAnsi="Times New Roman"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CA419A"/>
    <w:rPr>
      <w:rFonts w:ascii="Times New Roman" w:eastAsiaTheme="majorEastAsia" w:hAnsi="Times New Roman"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CA419A"/>
    <w:rPr>
      <w:rFonts w:ascii="Times New Roman" w:eastAsiaTheme="majorEastAsia" w:hAnsi="Times New Roman"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CA41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19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A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19A"/>
    <w:pPr>
      <w:spacing w:before="160"/>
      <w:jc w:val="center"/>
    </w:pPr>
    <w:rPr>
      <w:i/>
      <w:iCs/>
      <w:color w:val="404040" w:themeColor="text1" w:themeTint="BF"/>
    </w:rPr>
  </w:style>
  <w:style w:type="character" w:customStyle="1" w:styleId="QuoteChar">
    <w:name w:val="Quote Char"/>
    <w:basedOn w:val="DefaultParagraphFont"/>
    <w:link w:val="Quote"/>
    <w:uiPriority w:val="29"/>
    <w:rsid w:val="00CA419A"/>
    <w:rPr>
      <w:i/>
      <w:iCs/>
      <w:color w:val="404040" w:themeColor="text1" w:themeTint="BF"/>
    </w:rPr>
  </w:style>
  <w:style w:type="paragraph" w:styleId="ListParagraph">
    <w:name w:val="List Paragraph"/>
    <w:basedOn w:val="Normal"/>
    <w:uiPriority w:val="34"/>
    <w:qFormat/>
    <w:rsid w:val="00CA419A"/>
    <w:pPr>
      <w:ind w:left="720"/>
      <w:contextualSpacing/>
    </w:pPr>
  </w:style>
  <w:style w:type="character" w:styleId="IntenseEmphasis">
    <w:name w:val="Intense Emphasis"/>
    <w:basedOn w:val="DefaultParagraphFont"/>
    <w:uiPriority w:val="21"/>
    <w:qFormat/>
    <w:rsid w:val="00CA419A"/>
    <w:rPr>
      <w:i/>
      <w:iCs/>
      <w:color w:val="0F4761" w:themeColor="accent1" w:themeShade="BF"/>
    </w:rPr>
  </w:style>
  <w:style w:type="paragraph" w:styleId="IntenseQuote">
    <w:name w:val="Intense Quote"/>
    <w:basedOn w:val="Normal"/>
    <w:next w:val="Normal"/>
    <w:link w:val="IntenseQuoteChar"/>
    <w:uiPriority w:val="30"/>
    <w:qFormat/>
    <w:rsid w:val="00CA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19A"/>
    <w:rPr>
      <w:i/>
      <w:iCs/>
      <w:color w:val="0F4761" w:themeColor="accent1" w:themeShade="BF"/>
    </w:rPr>
  </w:style>
  <w:style w:type="character" w:styleId="IntenseReference">
    <w:name w:val="Intense Reference"/>
    <w:basedOn w:val="DefaultParagraphFont"/>
    <w:uiPriority w:val="32"/>
    <w:qFormat/>
    <w:rsid w:val="00CA419A"/>
    <w:rPr>
      <w:b/>
      <w:bCs/>
      <w:smallCaps/>
      <w:color w:val="0F4761" w:themeColor="accent1" w:themeShade="BF"/>
      <w:spacing w:val="5"/>
    </w:rPr>
  </w:style>
  <w:style w:type="paragraph" w:styleId="BodyText">
    <w:name w:val="Body Text"/>
    <w:basedOn w:val="Normal"/>
    <w:link w:val="BodyTextChar"/>
    <w:uiPriority w:val="1"/>
    <w:qFormat/>
    <w:rsid w:val="000A2330"/>
    <w:rPr>
      <w:sz w:val="24"/>
      <w:szCs w:val="24"/>
    </w:rPr>
  </w:style>
  <w:style w:type="character" w:customStyle="1" w:styleId="BodyTextChar">
    <w:name w:val="Body Text Char"/>
    <w:basedOn w:val="DefaultParagraphFont"/>
    <w:link w:val="BodyText"/>
    <w:uiPriority w:val="1"/>
    <w:rsid w:val="000A2330"/>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0A2330"/>
  </w:style>
  <w:style w:type="paragraph" w:styleId="Header">
    <w:name w:val="header"/>
    <w:basedOn w:val="Normal"/>
    <w:link w:val="HeaderChar"/>
    <w:uiPriority w:val="99"/>
    <w:unhideWhenUsed/>
    <w:rsid w:val="00542C8B"/>
    <w:pPr>
      <w:tabs>
        <w:tab w:val="center" w:pos="4680"/>
        <w:tab w:val="right" w:pos="9360"/>
      </w:tabs>
    </w:pPr>
  </w:style>
  <w:style w:type="character" w:customStyle="1" w:styleId="HeaderChar">
    <w:name w:val="Header Char"/>
    <w:basedOn w:val="DefaultParagraphFont"/>
    <w:link w:val="Header"/>
    <w:uiPriority w:val="99"/>
    <w:rsid w:val="00542C8B"/>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542C8B"/>
    <w:pPr>
      <w:tabs>
        <w:tab w:val="center" w:pos="4680"/>
        <w:tab w:val="right" w:pos="9360"/>
      </w:tabs>
    </w:pPr>
  </w:style>
  <w:style w:type="character" w:customStyle="1" w:styleId="FooterChar">
    <w:name w:val="Footer Char"/>
    <w:basedOn w:val="DefaultParagraphFont"/>
    <w:link w:val="Footer"/>
    <w:uiPriority w:val="99"/>
    <w:rsid w:val="00542C8B"/>
    <w:rPr>
      <w:rFonts w:ascii="Times New Roman" w:eastAsia="Times New Roman" w:hAnsi="Times New Roman" w:cs="Times New Roman"/>
      <w:kern w:val="0"/>
      <w:sz w:val="22"/>
      <w:szCs w:val="22"/>
      <w14:ligatures w14:val="none"/>
    </w:rPr>
  </w:style>
  <w:style w:type="paragraph" w:styleId="Caption">
    <w:name w:val="caption"/>
    <w:basedOn w:val="Normal"/>
    <w:next w:val="Normal"/>
    <w:uiPriority w:val="35"/>
    <w:unhideWhenUsed/>
    <w:qFormat/>
    <w:rsid w:val="00045B51"/>
    <w:pPr>
      <w:spacing w:after="200"/>
    </w:pPr>
    <w:rPr>
      <w:i/>
      <w:iCs/>
      <w:color w:val="0E2841" w:themeColor="text2"/>
      <w:sz w:val="18"/>
      <w:szCs w:val="18"/>
    </w:rPr>
  </w:style>
  <w:style w:type="character" w:styleId="Hyperlink">
    <w:name w:val="Hyperlink"/>
    <w:basedOn w:val="DefaultParagraphFont"/>
    <w:uiPriority w:val="99"/>
    <w:unhideWhenUsed/>
    <w:rsid w:val="00A044EF"/>
    <w:rPr>
      <w:color w:val="467886" w:themeColor="hyperlink"/>
      <w:u w:val="single"/>
    </w:rPr>
  </w:style>
  <w:style w:type="paragraph" w:styleId="Revision">
    <w:name w:val="Revision"/>
    <w:hidden/>
    <w:uiPriority w:val="99"/>
    <w:semiHidden/>
    <w:rsid w:val="005761DC"/>
    <w:pPr>
      <w:spacing w:after="0" w:line="240" w:lineRule="auto"/>
    </w:pPr>
    <w:rPr>
      <w:rFonts w:ascii="Times New Roman" w:eastAsia="Times New Roman"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FB64D7"/>
    <w:rPr>
      <w:sz w:val="16"/>
      <w:szCs w:val="16"/>
    </w:rPr>
  </w:style>
  <w:style w:type="paragraph" w:styleId="CommentText">
    <w:name w:val="annotation text"/>
    <w:basedOn w:val="Normal"/>
    <w:link w:val="CommentTextChar"/>
    <w:uiPriority w:val="99"/>
    <w:unhideWhenUsed/>
    <w:rsid w:val="00FB64D7"/>
    <w:rPr>
      <w:sz w:val="20"/>
      <w:szCs w:val="20"/>
    </w:rPr>
  </w:style>
  <w:style w:type="character" w:customStyle="1" w:styleId="CommentTextChar">
    <w:name w:val="Comment Text Char"/>
    <w:basedOn w:val="DefaultParagraphFont"/>
    <w:link w:val="CommentText"/>
    <w:uiPriority w:val="99"/>
    <w:rsid w:val="00FB64D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B64D7"/>
    <w:rPr>
      <w:b/>
      <w:bCs/>
    </w:rPr>
  </w:style>
  <w:style w:type="character" w:customStyle="1" w:styleId="CommentSubjectChar">
    <w:name w:val="Comment Subject Char"/>
    <w:basedOn w:val="CommentTextChar"/>
    <w:link w:val="CommentSubject"/>
    <w:uiPriority w:val="99"/>
    <w:semiHidden/>
    <w:rsid w:val="00FB64D7"/>
    <w:rPr>
      <w:rFonts w:ascii="Times New Roman" w:eastAsia="Times New Roman"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9D3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93265">
      <w:bodyDiv w:val="1"/>
      <w:marLeft w:val="0"/>
      <w:marRight w:val="0"/>
      <w:marTop w:val="0"/>
      <w:marBottom w:val="0"/>
      <w:divBdr>
        <w:top w:val="none" w:sz="0" w:space="0" w:color="auto"/>
        <w:left w:val="none" w:sz="0" w:space="0" w:color="auto"/>
        <w:bottom w:val="none" w:sz="0" w:space="0" w:color="auto"/>
        <w:right w:val="none" w:sz="0" w:space="0" w:color="auto"/>
      </w:divBdr>
    </w:div>
    <w:div w:id="481507255">
      <w:bodyDiv w:val="1"/>
      <w:marLeft w:val="0"/>
      <w:marRight w:val="0"/>
      <w:marTop w:val="0"/>
      <w:marBottom w:val="0"/>
      <w:divBdr>
        <w:top w:val="none" w:sz="0" w:space="0" w:color="auto"/>
        <w:left w:val="none" w:sz="0" w:space="0" w:color="auto"/>
        <w:bottom w:val="none" w:sz="0" w:space="0" w:color="auto"/>
        <w:right w:val="none" w:sz="0" w:space="0" w:color="auto"/>
      </w:divBdr>
      <w:divsChild>
        <w:div w:id="72632787">
          <w:marLeft w:val="0"/>
          <w:marRight w:val="0"/>
          <w:marTop w:val="100"/>
          <w:marBottom w:val="100"/>
          <w:divBdr>
            <w:top w:val="dashed" w:sz="6" w:space="0" w:color="A8A8A8"/>
            <w:left w:val="none" w:sz="0" w:space="0" w:color="auto"/>
            <w:bottom w:val="none" w:sz="0" w:space="0" w:color="auto"/>
            <w:right w:val="none" w:sz="0" w:space="0" w:color="auto"/>
          </w:divBdr>
          <w:divsChild>
            <w:div w:id="1806123600">
              <w:marLeft w:val="0"/>
              <w:marRight w:val="0"/>
              <w:marTop w:val="750"/>
              <w:marBottom w:val="750"/>
              <w:divBdr>
                <w:top w:val="none" w:sz="0" w:space="0" w:color="auto"/>
                <w:left w:val="none" w:sz="0" w:space="0" w:color="auto"/>
                <w:bottom w:val="none" w:sz="0" w:space="0" w:color="auto"/>
                <w:right w:val="none" w:sz="0" w:space="0" w:color="auto"/>
              </w:divBdr>
              <w:divsChild>
                <w:div w:id="918948514">
                  <w:marLeft w:val="0"/>
                  <w:marRight w:val="0"/>
                  <w:marTop w:val="0"/>
                  <w:marBottom w:val="0"/>
                  <w:divBdr>
                    <w:top w:val="none" w:sz="0" w:space="0" w:color="auto"/>
                    <w:left w:val="none" w:sz="0" w:space="0" w:color="auto"/>
                    <w:bottom w:val="none" w:sz="0" w:space="0" w:color="auto"/>
                    <w:right w:val="none" w:sz="0" w:space="0" w:color="auto"/>
                  </w:divBdr>
                  <w:divsChild>
                    <w:div w:id="2009750556">
                      <w:marLeft w:val="0"/>
                      <w:marRight w:val="0"/>
                      <w:marTop w:val="0"/>
                      <w:marBottom w:val="0"/>
                      <w:divBdr>
                        <w:top w:val="none" w:sz="0" w:space="0" w:color="auto"/>
                        <w:left w:val="none" w:sz="0" w:space="0" w:color="auto"/>
                        <w:bottom w:val="none" w:sz="0" w:space="0" w:color="auto"/>
                        <w:right w:val="none" w:sz="0" w:space="0" w:color="auto"/>
                      </w:divBdr>
                      <w:divsChild>
                        <w:div w:id="77509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634167">
          <w:marLeft w:val="0"/>
          <w:marRight w:val="0"/>
          <w:marTop w:val="100"/>
          <w:marBottom w:val="100"/>
          <w:divBdr>
            <w:top w:val="none" w:sz="0" w:space="0" w:color="auto"/>
            <w:left w:val="none" w:sz="0" w:space="0" w:color="auto"/>
            <w:bottom w:val="none" w:sz="0" w:space="0" w:color="auto"/>
            <w:right w:val="none" w:sz="0" w:space="0" w:color="auto"/>
          </w:divBdr>
          <w:divsChild>
            <w:div w:id="88477731">
              <w:marLeft w:val="0"/>
              <w:marRight w:val="0"/>
              <w:marTop w:val="750"/>
              <w:marBottom w:val="750"/>
              <w:divBdr>
                <w:top w:val="none" w:sz="0" w:space="0" w:color="auto"/>
                <w:left w:val="none" w:sz="0" w:space="0" w:color="auto"/>
                <w:bottom w:val="none" w:sz="0" w:space="0" w:color="auto"/>
                <w:right w:val="none" w:sz="0" w:space="0" w:color="auto"/>
              </w:divBdr>
              <w:divsChild>
                <w:div w:id="1076786588">
                  <w:marLeft w:val="0"/>
                  <w:marRight w:val="0"/>
                  <w:marTop w:val="0"/>
                  <w:marBottom w:val="0"/>
                  <w:divBdr>
                    <w:top w:val="none" w:sz="0" w:space="0" w:color="auto"/>
                    <w:left w:val="none" w:sz="0" w:space="0" w:color="auto"/>
                    <w:bottom w:val="none" w:sz="0" w:space="0" w:color="auto"/>
                    <w:right w:val="none" w:sz="0" w:space="0" w:color="auto"/>
                  </w:divBdr>
                  <w:divsChild>
                    <w:div w:id="1423838948">
                      <w:marLeft w:val="0"/>
                      <w:marRight w:val="0"/>
                      <w:marTop w:val="0"/>
                      <w:marBottom w:val="0"/>
                      <w:divBdr>
                        <w:top w:val="none" w:sz="0" w:space="0" w:color="auto"/>
                        <w:left w:val="none" w:sz="0" w:space="0" w:color="auto"/>
                        <w:bottom w:val="none" w:sz="0" w:space="0" w:color="auto"/>
                        <w:right w:val="none" w:sz="0" w:space="0" w:color="auto"/>
                      </w:divBdr>
                      <w:divsChild>
                        <w:div w:id="127771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263819">
          <w:marLeft w:val="0"/>
          <w:marRight w:val="0"/>
          <w:marTop w:val="100"/>
          <w:marBottom w:val="100"/>
          <w:divBdr>
            <w:top w:val="dashed" w:sz="6" w:space="0" w:color="A8A8A8"/>
            <w:left w:val="none" w:sz="0" w:space="0" w:color="auto"/>
            <w:bottom w:val="none" w:sz="0" w:space="0" w:color="auto"/>
            <w:right w:val="none" w:sz="0" w:space="0" w:color="auto"/>
          </w:divBdr>
          <w:divsChild>
            <w:div w:id="1692144148">
              <w:marLeft w:val="0"/>
              <w:marRight w:val="0"/>
              <w:marTop w:val="750"/>
              <w:marBottom w:val="750"/>
              <w:divBdr>
                <w:top w:val="none" w:sz="0" w:space="0" w:color="auto"/>
                <w:left w:val="none" w:sz="0" w:space="0" w:color="auto"/>
                <w:bottom w:val="none" w:sz="0" w:space="0" w:color="auto"/>
                <w:right w:val="none" w:sz="0" w:space="0" w:color="auto"/>
              </w:divBdr>
              <w:divsChild>
                <w:div w:id="2075228641">
                  <w:marLeft w:val="0"/>
                  <w:marRight w:val="0"/>
                  <w:marTop w:val="0"/>
                  <w:marBottom w:val="0"/>
                  <w:divBdr>
                    <w:top w:val="none" w:sz="0" w:space="0" w:color="auto"/>
                    <w:left w:val="none" w:sz="0" w:space="0" w:color="auto"/>
                    <w:bottom w:val="none" w:sz="0" w:space="0" w:color="auto"/>
                    <w:right w:val="none" w:sz="0" w:space="0" w:color="auto"/>
                  </w:divBdr>
                  <w:divsChild>
                    <w:div w:id="1882088061">
                      <w:marLeft w:val="0"/>
                      <w:marRight w:val="0"/>
                      <w:marTop w:val="0"/>
                      <w:marBottom w:val="0"/>
                      <w:divBdr>
                        <w:top w:val="none" w:sz="0" w:space="0" w:color="auto"/>
                        <w:left w:val="none" w:sz="0" w:space="0" w:color="auto"/>
                        <w:bottom w:val="none" w:sz="0" w:space="0" w:color="auto"/>
                        <w:right w:val="none" w:sz="0" w:space="0" w:color="auto"/>
                      </w:divBdr>
                      <w:divsChild>
                        <w:div w:id="100166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663040">
          <w:marLeft w:val="0"/>
          <w:marRight w:val="0"/>
          <w:marTop w:val="100"/>
          <w:marBottom w:val="100"/>
          <w:divBdr>
            <w:top w:val="dashed" w:sz="6" w:space="0" w:color="A8A8A8"/>
            <w:left w:val="none" w:sz="0" w:space="0" w:color="auto"/>
            <w:bottom w:val="none" w:sz="0" w:space="0" w:color="auto"/>
            <w:right w:val="none" w:sz="0" w:space="0" w:color="auto"/>
          </w:divBdr>
          <w:divsChild>
            <w:div w:id="1297026891">
              <w:marLeft w:val="0"/>
              <w:marRight w:val="0"/>
              <w:marTop w:val="750"/>
              <w:marBottom w:val="750"/>
              <w:divBdr>
                <w:top w:val="none" w:sz="0" w:space="0" w:color="auto"/>
                <w:left w:val="none" w:sz="0" w:space="0" w:color="auto"/>
                <w:bottom w:val="none" w:sz="0" w:space="0" w:color="auto"/>
                <w:right w:val="none" w:sz="0" w:space="0" w:color="auto"/>
              </w:divBdr>
              <w:divsChild>
                <w:div w:id="698161382">
                  <w:marLeft w:val="0"/>
                  <w:marRight w:val="0"/>
                  <w:marTop w:val="0"/>
                  <w:marBottom w:val="0"/>
                  <w:divBdr>
                    <w:top w:val="none" w:sz="0" w:space="0" w:color="auto"/>
                    <w:left w:val="none" w:sz="0" w:space="0" w:color="auto"/>
                    <w:bottom w:val="none" w:sz="0" w:space="0" w:color="auto"/>
                    <w:right w:val="none" w:sz="0" w:space="0" w:color="auto"/>
                  </w:divBdr>
                  <w:divsChild>
                    <w:div w:id="1002313767">
                      <w:marLeft w:val="0"/>
                      <w:marRight w:val="0"/>
                      <w:marTop w:val="0"/>
                      <w:marBottom w:val="0"/>
                      <w:divBdr>
                        <w:top w:val="none" w:sz="0" w:space="0" w:color="auto"/>
                        <w:left w:val="none" w:sz="0" w:space="0" w:color="auto"/>
                        <w:bottom w:val="none" w:sz="0" w:space="0" w:color="auto"/>
                        <w:right w:val="none" w:sz="0" w:space="0" w:color="auto"/>
                      </w:divBdr>
                      <w:divsChild>
                        <w:div w:id="1618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627029">
          <w:marLeft w:val="0"/>
          <w:marRight w:val="0"/>
          <w:marTop w:val="100"/>
          <w:marBottom w:val="100"/>
          <w:divBdr>
            <w:top w:val="dashed" w:sz="6" w:space="0" w:color="A8A8A8"/>
            <w:left w:val="none" w:sz="0" w:space="0" w:color="auto"/>
            <w:bottom w:val="none" w:sz="0" w:space="0" w:color="auto"/>
            <w:right w:val="none" w:sz="0" w:space="0" w:color="auto"/>
          </w:divBdr>
          <w:divsChild>
            <w:div w:id="2136440135">
              <w:marLeft w:val="0"/>
              <w:marRight w:val="0"/>
              <w:marTop w:val="750"/>
              <w:marBottom w:val="750"/>
              <w:divBdr>
                <w:top w:val="none" w:sz="0" w:space="0" w:color="auto"/>
                <w:left w:val="none" w:sz="0" w:space="0" w:color="auto"/>
                <w:bottom w:val="none" w:sz="0" w:space="0" w:color="auto"/>
                <w:right w:val="none" w:sz="0" w:space="0" w:color="auto"/>
              </w:divBdr>
              <w:divsChild>
                <w:div w:id="9110428">
                  <w:marLeft w:val="0"/>
                  <w:marRight w:val="0"/>
                  <w:marTop w:val="0"/>
                  <w:marBottom w:val="0"/>
                  <w:divBdr>
                    <w:top w:val="none" w:sz="0" w:space="0" w:color="auto"/>
                    <w:left w:val="none" w:sz="0" w:space="0" w:color="auto"/>
                    <w:bottom w:val="none" w:sz="0" w:space="0" w:color="auto"/>
                    <w:right w:val="none" w:sz="0" w:space="0" w:color="auto"/>
                  </w:divBdr>
                  <w:divsChild>
                    <w:div w:id="889802497">
                      <w:marLeft w:val="0"/>
                      <w:marRight w:val="0"/>
                      <w:marTop w:val="0"/>
                      <w:marBottom w:val="0"/>
                      <w:divBdr>
                        <w:top w:val="none" w:sz="0" w:space="0" w:color="auto"/>
                        <w:left w:val="none" w:sz="0" w:space="0" w:color="auto"/>
                        <w:bottom w:val="none" w:sz="0" w:space="0" w:color="auto"/>
                        <w:right w:val="none" w:sz="0" w:space="0" w:color="auto"/>
                      </w:divBdr>
                      <w:divsChild>
                        <w:div w:id="64246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223790">
          <w:marLeft w:val="0"/>
          <w:marRight w:val="0"/>
          <w:marTop w:val="100"/>
          <w:marBottom w:val="100"/>
          <w:divBdr>
            <w:top w:val="dashed" w:sz="6" w:space="0" w:color="A8A8A8"/>
            <w:left w:val="none" w:sz="0" w:space="0" w:color="auto"/>
            <w:bottom w:val="none" w:sz="0" w:space="0" w:color="auto"/>
            <w:right w:val="none" w:sz="0" w:space="0" w:color="auto"/>
          </w:divBdr>
          <w:divsChild>
            <w:div w:id="1056204462">
              <w:marLeft w:val="0"/>
              <w:marRight w:val="0"/>
              <w:marTop w:val="750"/>
              <w:marBottom w:val="750"/>
              <w:divBdr>
                <w:top w:val="none" w:sz="0" w:space="0" w:color="auto"/>
                <w:left w:val="none" w:sz="0" w:space="0" w:color="auto"/>
                <w:bottom w:val="none" w:sz="0" w:space="0" w:color="auto"/>
                <w:right w:val="none" w:sz="0" w:space="0" w:color="auto"/>
              </w:divBdr>
              <w:divsChild>
                <w:div w:id="1036783011">
                  <w:marLeft w:val="0"/>
                  <w:marRight w:val="0"/>
                  <w:marTop w:val="0"/>
                  <w:marBottom w:val="0"/>
                  <w:divBdr>
                    <w:top w:val="none" w:sz="0" w:space="0" w:color="auto"/>
                    <w:left w:val="none" w:sz="0" w:space="0" w:color="auto"/>
                    <w:bottom w:val="none" w:sz="0" w:space="0" w:color="auto"/>
                    <w:right w:val="none" w:sz="0" w:space="0" w:color="auto"/>
                  </w:divBdr>
                  <w:divsChild>
                    <w:div w:id="646469526">
                      <w:marLeft w:val="0"/>
                      <w:marRight w:val="0"/>
                      <w:marTop w:val="0"/>
                      <w:marBottom w:val="0"/>
                      <w:divBdr>
                        <w:top w:val="none" w:sz="0" w:space="0" w:color="auto"/>
                        <w:left w:val="none" w:sz="0" w:space="0" w:color="auto"/>
                        <w:bottom w:val="none" w:sz="0" w:space="0" w:color="auto"/>
                        <w:right w:val="none" w:sz="0" w:space="0" w:color="auto"/>
                      </w:divBdr>
                      <w:divsChild>
                        <w:div w:id="138598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13442">
          <w:marLeft w:val="0"/>
          <w:marRight w:val="0"/>
          <w:marTop w:val="100"/>
          <w:marBottom w:val="100"/>
          <w:divBdr>
            <w:top w:val="dashed" w:sz="6" w:space="0" w:color="A8A8A8"/>
            <w:left w:val="none" w:sz="0" w:space="0" w:color="auto"/>
            <w:bottom w:val="none" w:sz="0" w:space="0" w:color="auto"/>
            <w:right w:val="none" w:sz="0" w:space="0" w:color="auto"/>
          </w:divBdr>
          <w:divsChild>
            <w:div w:id="2058822573">
              <w:marLeft w:val="0"/>
              <w:marRight w:val="0"/>
              <w:marTop w:val="750"/>
              <w:marBottom w:val="750"/>
              <w:divBdr>
                <w:top w:val="none" w:sz="0" w:space="0" w:color="auto"/>
                <w:left w:val="none" w:sz="0" w:space="0" w:color="auto"/>
                <w:bottom w:val="none" w:sz="0" w:space="0" w:color="auto"/>
                <w:right w:val="none" w:sz="0" w:space="0" w:color="auto"/>
              </w:divBdr>
              <w:divsChild>
                <w:div w:id="1606843931">
                  <w:marLeft w:val="0"/>
                  <w:marRight w:val="0"/>
                  <w:marTop w:val="0"/>
                  <w:marBottom w:val="0"/>
                  <w:divBdr>
                    <w:top w:val="none" w:sz="0" w:space="0" w:color="auto"/>
                    <w:left w:val="none" w:sz="0" w:space="0" w:color="auto"/>
                    <w:bottom w:val="none" w:sz="0" w:space="0" w:color="auto"/>
                    <w:right w:val="none" w:sz="0" w:space="0" w:color="auto"/>
                  </w:divBdr>
                  <w:divsChild>
                    <w:div w:id="1860777683">
                      <w:marLeft w:val="0"/>
                      <w:marRight w:val="0"/>
                      <w:marTop w:val="0"/>
                      <w:marBottom w:val="0"/>
                      <w:divBdr>
                        <w:top w:val="none" w:sz="0" w:space="0" w:color="auto"/>
                        <w:left w:val="none" w:sz="0" w:space="0" w:color="auto"/>
                        <w:bottom w:val="none" w:sz="0" w:space="0" w:color="auto"/>
                        <w:right w:val="none" w:sz="0" w:space="0" w:color="auto"/>
                      </w:divBdr>
                      <w:divsChild>
                        <w:div w:id="8993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803485">
          <w:marLeft w:val="0"/>
          <w:marRight w:val="0"/>
          <w:marTop w:val="100"/>
          <w:marBottom w:val="100"/>
          <w:divBdr>
            <w:top w:val="dashed" w:sz="6" w:space="0" w:color="A8A8A8"/>
            <w:left w:val="none" w:sz="0" w:space="0" w:color="auto"/>
            <w:bottom w:val="none" w:sz="0" w:space="0" w:color="auto"/>
            <w:right w:val="none" w:sz="0" w:space="0" w:color="auto"/>
          </w:divBdr>
          <w:divsChild>
            <w:div w:id="1794402490">
              <w:marLeft w:val="0"/>
              <w:marRight w:val="0"/>
              <w:marTop w:val="750"/>
              <w:marBottom w:val="750"/>
              <w:divBdr>
                <w:top w:val="none" w:sz="0" w:space="0" w:color="auto"/>
                <w:left w:val="none" w:sz="0" w:space="0" w:color="auto"/>
                <w:bottom w:val="none" w:sz="0" w:space="0" w:color="auto"/>
                <w:right w:val="none" w:sz="0" w:space="0" w:color="auto"/>
              </w:divBdr>
              <w:divsChild>
                <w:div w:id="405811636">
                  <w:marLeft w:val="0"/>
                  <w:marRight w:val="0"/>
                  <w:marTop w:val="0"/>
                  <w:marBottom w:val="0"/>
                  <w:divBdr>
                    <w:top w:val="none" w:sz="0" w:space="0" w:color="auto"/>
                    <w:left w:val="none" w:sz="0" w:space="0" w:color="auto"/>
                    <w:bottom w:val="none" w:sz="0" w:space="0" w:color="auto"/>
                    <w:right w:val="none" w:sz="0" w:space="0" w:color="auto"/>
                  </w:divBdr>
                  <w:divsChild>
                    <w:div w:id="1896315396">
                      <w:marLeft w:val="0"/>
                      <w:marRight w:val="0"/>
                      <w:marTop w:val="0"/>
                      <w:marBottom w:val="0"/>
                      <w:divBdr>
                        <w:top w:val="none" w:sz="0" w:space="0" w:color="auto"/>
                        <w:left w:val="none" w:sz="0" w:space="0" w:color="auto"/>
                        <w:bottom w:val="none" w:sz="0" w:space="0" w:color="auto"/>
                        <w:right w:val="none" w:sz="0" w:space="0" w:color="auto"/>
                      </w:divBdr>
                      <w:divsChild>
                        <w:div w:id="4789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505476">
          <w:marLeft w:val="0"/>
          <w:marRight w:val="0"/>
          <w:marTop w:val="100"/>
          <w:marBottom w:val="100"/>
          <w:divBdr>
            <w:top w:val="dashed" w:sz="6" w:space="0" w:color="A8A8A8"/>
            <w:left w:val="none" w:sz="0" w:space="0" w:color="auto"/>
            <w:bottom w:val="none" w:sz="0" w:space="0" w:color="auto"/>
            <w:right w:val="none" w:sz="0" w:space="0" w:color="auto"/>
          </w:divBdr>
          <w:divsChild>
            <w:div w:id="1730033727">
              <w:marLeft w:val="0"/>
              <w:marRight w:val="0"/>
              <w:marTop w:val="750"/>
              <w:marBottom w:val="750"/>
              <w:divBdr>
                <w:top w:val="none" w:sz="0" w:space="0" w:color="auto"/>
                <w:left w:val="none" w:sz="0" w:space="0" w:color="auto"/>
                <w:bottom w:val="none" w:sz="0" w:space="0" w:color="auto"/>
                <w:right w:val="none" w:sz="0" w:space="0" w:color="auto"/>
              </w:divBdr>
              <w:divsChild>
                <w:div w:id="640623648">
                  <w:marLeft w:val="0"/>
                  <w:marRight w:val="0"/>
                  <w:marTop w:val="0"/>
                  <w:marBottom w:val="0"/>
                  <w:divBdr>
                    <w:top w:val="none" w:sz="0" w:space="0" w:color="auto"/>
                    <w:left w:val="none" w:sz="0" w:space="0" w:color="auto"/>
                    <w:bottom w:val="none" w:sz="0" w:space="0" w:color="auto"/>
                    <w:right w:val="none" w:sz="0" w:space="0" w:color="auto"/>
                  </w:divBdr>
                  <w:divsChild>
                    <w:div w:id="241258542">
                      <w:marLeft w:val="0"/>
                      <w:marRight w:val="0"/>
                      <w:marTop w:val="0"/>
                      <w:marBottom w:val="0"/>
                      <w:divBdr>
                        <w:top w:val="none" w:sz="0" w:space="0" w:color="auto"/>
                        <w:left w:val="none" w:sz="0" w:space="0" w:color="auto"/>
                        <w:bottom w:val="none" w:sz="0" w:space="0" w:color="auto"/>
                        <w:right w:val="none" w:sz="0" w:space="0" w:color="auto"/>
                      </w:divBdr>
                      <w:divsChild>
                        <w:div w:id="204170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412643">
      <w:bodyDiv w:val="1"/>
      <w:marLeft w:val="0"/>
      <w:marRight w:val="0"/>
      <w:marTop w:val="0"/>
      <w:marBottom w:val="0"/>
      <w:divBdr>
        <w:top w:val="none" w:sz="0" w:space="0" w:color="auto"/>
        <w:left w:val="none" w:sz="0" w:space="0" w:color="auto"/>
        <w:bottom w:val="none" w:sz="0" w:space="0" w:color="auto"/>
        <w:right w:val="none" w:sz="0" w:space="0" w:color="auto"/>
      </w:divBdr>
      <w:divsChild>
        <w:div w:id="19137368">
          <w:marLeft w:val="0"/>
          <w:marRight w:val="0"/>
          <w:marTop w:val="100"/>
          <w:marBottom w:val="100"/>
          <w:divBdr>
            <w:top w:val="none" w:sz="0" w:space="0" w:color="auto"/>
            <w:left w:val="none" w:sz="0" w:space="0" w:color="auto"/>
            <w:bottom w:val="none" w:sz="0" w:space="0" w:color="auto"/>
            <w:right w:val="none" w:sz="0" w:space="0" w:color="auto"/>
          </w:divBdr>
          <w:divsChild>
            <w:div w:id="1796830169">
              <w:marLeft w:val="0"/>
              <w:marRight w:val="0"/>
              <w:marTop w:val="750"/>
              <w:marBottom w:val="750"/>
              <w:divBdr>
                <w:top w:val="none" w:sz="0" w:space="0" w:color="auto"/>
                <w:left w:val="none" w:sz="0" w:space="0" w:color="auto"/>
                <w:bottom w:val="none" w:sz="0" w:space="0" w:color="auto"/>
                <w:right w:val="none" w:sz="0" w:space="0" w:color="auto"/>
              </w:divBdr>
              <w:divsChild>
                <w:div w:id="1517960015">
                  <w:marLeft w:val="0"/>
                  <w:marRight w:val="0"/>
                  <w:marTop w:val="0"/>
                  <w:marBottom w:val="0"/>
                  <w:divBdr>
                    <w:top w:val="none" w:sz="0" w:space="0" w:color="auto"/>
                    <w:left w:val="none" w:sz="0" w:space="0" w:color="auto"/>
                    <w:bottom w:val="none" w:sz="0" w:space="0" w:color="auto"/>
                    <w:right w:val="none" w:sz="0" w:space="0" w:color="auto"/>
                  </w:divBdr>
                  <w:divsChild>
                    <w:div w:id="1097402614">
                      <w:marLeft w:val="0"/>
                      <w:marRight w:val="0"/>
                      <w:marTop w:val="0"/>
                      <w:marBottom w:val="0"/>
                      <w:divBdr>
                        <w:top w:val="none" w:sz="0" w:space="0" w:color="auto"/>
                        <w:left w:val="none" w:sz="0" w:space="0" w:color="auto"/>
                        <w:bottom w:val="none" w:sz="0" w:space="0" w:color="auto"/>
                        <w:right w:val="none" w:sz="0" w:space="0" w:color="auto"/>
                      </w:divBdr>
                      <w:divsChild>
                        <w:div w:id="16494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902510">
          <w:marLeft w:val="0"/>
          <w:marRight w:val="0"/>
          <w:marTop w:val="100"/>
          <w:marBottom w:val="100"/>
          <w:divBdr>
            <w:top w:val="dashed" w:sz="6" w:space="0" w:color="A8A8A8"/>
            <w:left w:val="none" w:sz="0" w:space="0" w:color="auto"/>
            <w:bottom w:val="none" w:sz="0" w:space="0" w:color="auto"/>
            <w:right w:val="none" w:sz="0" w:space="0" w:color="auto"/>
          </w:divBdr>
          <w:divsChild>
            <w:div w:id="83915958">
              <w:marLeft w:val="0"/>
              <w:marRight w:val="0"/>
              <w:marTop w:val="750"/>
              <w:marBottom w:val="750"/>
              <w:divBdr>
                <w:top w:val="none" w:sz="0" w:space="0" w:color="auto"/>
                <w:left w:val="none" w:sz="0" w:space="0" w:color="auto"/>
                <w:bottom w:val="none" w:sz="0" w:space="0" w:color="auto"/>
                <w:right w:val="none" w:sz="0" w:space="0" w:color="auto"/>
              </w:divBdr>
              <w:divsChild>
                <w:div w:id="92555095">
                  <w:marLeft w:val="0"/>
                  <w:marRight w:val="0"/>
                  <w:marTop w:val="0"/>
                  <w:marBottom w:val="0"/>
                  <w:divBdr>
                    <w:top w:val="none" w:sz="0" w:space="0" w:color="auto"/>
                    <w:left w:val="none" w:sz="0" w:space="0" w:color="auto"/>
                    <w:bottom w:val="none" w:sz="0" w:space="0" w:color="auto"/>
                    <w:right w:val="none" w:sz="0" w:space="0" w:color="auto"/>
                  </w:divBdr>
                  <w:divsChild>
                    <w:div w:id="1314219999">
                      <w:marLeft w:val="0"/>
                      <w:marRight w:val="0"/>
                      <w:marTop w:val="0"/>
                      <w:marBottom w:val="0"/>
                      <w:divBdr>
                        <w:top w:val="none" w:sz="0" w:space="0" w:color="auto"/>
                        <w:left w:val="none" w:sz="0" w:space="0" w:color="auto"/>
                        <w:bottom w:val="none" w:sz="0" w:space="0" w:color="auto"/>
                        <w:right w:val="none" w:sz="0" w:space="0" w:color="auto"/>
                      </w:divBdr>
                      <w:divsChild>
                        <w:div w:id="17380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844838">
          <w:marLeft w:val="0"/>
          <w:marRight w:val="0"/>
          <w:marTop w:val="100"/>
          <w:marBottom w:val="100"/>
          <w:divBdr>
            <w:top w:val="dashed" w:sz="6" w:space="0" w:color="A8A8A8"/>
            <w:left w:val="none" w:sz="0" w:space="0" w:color="auto"/>
            <w:bottom w:val="none" w:sz="0" w:space="0" w:color="auto"/>
            <w:right w:val="none" w:sz="0" w:space="0" w:color="auto"/>
          </w:divBdr>
          <w:divsChild>
            <w:div w:id="714819023">
              <w:marLeft w:val="0"/>
              <w:marRight w:val="0"/>
              <w:marTop w:val="750"/>
              <w:marBottom w:val="750"/>
              <w:divBdr>
                <w:top w:val="none" w:sz="0" w:space="0" w:color="auto"/>
                <w:left w:val="none" w:sz="0" w:space="0" w:color="auto"/>
                <w:bottom w:val="none" w:sz="0" w:space="0" w:color="auto"/>
                <w:right w:val="none" w:sz="0" w:space="0" w:color="auto"/>
              </w:divBdr>
              <w:divsChild>
                <w:div w:id="991444030">
                  <w:marLeft w:val="0"/>
                  <w:marRight w:val="0"/>
                  <w:marTop w:val="0"/>
                  <w:marBottom w:val="0"/>
                  <w:divBdr>
                    <w:top w:val="none" w:sz="0" w:space="0" w:color="auto"/>
                    <w:left w:val="none" w:sz="0" w:space="0" w:color="auto"/>
                    <w:bottom w:val="none" w:sz="0" w:space="0" w:color="auto"/>
                    <w:right w:val="none" w:sz="0" w:space="0" w:color="auto"/>
                  </w:divBdr>
                  <w:divsChild>
                    <w:div w:id="127481741">
                      <w:marLeft w:val="0"/>
                      <w:marRight w:val="0"/>
                      <w:marTop w:val="0"/>
                      <w:marBottom w:val="0"/>
                      <w:divBdr>
                        <w:top w:val="none" w:sz="0" w:space="0" w:color="auto"/>
                        <w:left w:val="none" w:sz="0" w:space="0" w:color="auto"/>
                        <w:bottom w:val="none" w:sz="0" w:space="0" w:color="auto"/>
                        <w:right w:val="none" w:sz="0" w:space="0" w:color="auto"/>
                      </w:divBdr>
                      <w:divsChild>
                        <w:div w:id="3440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980547">
          <w:marLeft w:val="0"/>
          <w:marRight w:val="0"/>
          <w:marTop w:val="100"/>
          <w:marBottom w:val="100"/>
          <w:divBdr>
            <w:top w:val="dashed" w:sz="6" w:space="0" w:color="A8A8A8"/>
            <w:left w:val="none" w:sz="0" w:space="0" w:color="auto"/>
            <w:bottom w:val="none" w:sz="0" w:space="0" w:color="auto"/>
            <w:right w:val="none" w:sz="0" w:space="0" w:color="auto"/>
          </w:divBdr>
          <w:divsChild>
            <w:div w:id="81682256">
              <w:marLeft w:val="0"/>
              <w:marRight w:val="0"/>
              <w:marTop w:val="750"/>
              <w:marBottom w:val="750"/>
              <w:divBdr>
                <w:top w:val="none" w:sz="0" w:space="0" w:color="auto"/>
                <w:left w:val="none" w:sz="0" w:space="0" w:color="auto"/>
                <w:bottom w:val="none" w:sz="0" w:space="0" w:color="auto"/>
                <w:right w:val="none" w:sz="0" w:space="0" w:color="auto"/>
              </w:divBdr>
              <w:divsChild>
                <w:div w:id="593125526">
                  <w:marLeft w:val="0"/>
                  <w:marRight w:val="0"/>
                  <w:marTop w:val="0"/>
                  <w:marBottom w:val="0"/>
                  <w:divBdr>
                    <w:top w:val="none" w:sz="0" w:space="0" w:color="auto"/>
                    <w:left w:val="none" w:sz="0" w:space="0" w:color="auto"/>
                    <w:bottom w:val="none" w:sz="0" w:space="0" w:color="auto"/>
                    <w:right w:val="none" w:sz="0" w:space="0" w:color="auto"/>
                  </w:divBdr>
                  <w:divsChild>
                    <w:div w:id="1523086098">
                      <w:marLeft w:val="0"/>
                      <w:marRight w:val="0"/>
                      <w:marTop w:val="0"/>
                      <w:marBottom w:val="0"/>
                      <w:divBdr>
                        <w:top w:val="none" w:sz="0" w:space="0" w:color="auto"/>
                        <w:left w:val="none" w:sz="0" w:space="0" w:color="auto"/>
                        <w:bottom w:val="none" w:sz="0" w:space="0" w:color="auto"/>
                        <w:right w:val="none" w:sz="0" w:space="0" w:color="auto"/>
                      </w:divBdr>
                      <w:divsChild>
                        <w:div w:id="61001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727703">
          <w:marLeft w:val="0"/>
          <w:marRight w:val="0"/>
          <w:marTop w:val="100"/>
          <w:marBottom w:val="100"/>
          <w:divBdr>
            <w:top w:val="dashed" w:sz="6" w:space="0" w:color="A8A8A8"/>
            <w:left w:val="none" w:sz="0" w:space="0" w:color="auto"/>
            <w:bottom w:val="none" w:sz="0" w:space="0" w:color="auto"/>
            <w:right w:val="none" w:sz="0" w:space="0" w:color="auto"/>
          </w:divBdr>
          <w:divsChild>
            <w:div w:id="2115854854">
              <w:marLeft w:val="0"/>
              <w:marRight w:val="0"/>
              <w:marTop w:val="750"/>
              <w:marBottom w:val="750"/>
              <w:divBdr>
                <w:top w:val="none" w:sz="0" w:space="0" w:color="auto"/>
                <w:left w:val="none" w:sz="0" w:space="0" w:color="auto"/>
                <w:bottom w:val="none" w:sz="0" w:space="0" w:color="auto"/>
                <w:right w:val="none" w:sz="0" w:space="0" w:color="auto"/>
              </w:divBdr>
              <w:divsChild>
                <w:div w:id="739326413">
                  <w:marLeft w:val="0"/>
                  <w:marRight w:val="0"/>
                  <w:marTop w:val="0"/>
                  <w:marBottom w:val="0"/>
                  <w:divBdr>
                    <w:top w:val="none" w:sz="0" w:space="0" w:color="auto"/>
                    <w:left w:val="none" w:sz="0" w:space="0" w:color="auto"/>
                    <w:bottom w:val="none" w:sz="0" w:space="0" w:color="auto"/>
                    <w:right w:val="none" w:sz="0" w:space="0" w:color="auto"/>
                  </w:divBdr>
                  <w:divsChild>
                    <w:div w:id="142356925">
                      <w:marLeft w:val="0"/>
                      <w:marRight w:val="0"/>
                      <w:marTop w:val="0"/>
                      <w:marBottom w:val="0"/>
                      <w:divBdr>
                        <w:top w:val="none" w:sz="0" w:space="0" w:color="auto"/>
                        <w:left w:val="none" w:sz="0" w:space="0" w:color="auto"/>
                        <w:bottom w:val="none" w:sz="0" w:space="0" w:color="auto"/>
                        <w:right w:val="none" w:sz="0" w:space="0" w:color="auto"/>
                      </w:divBdr>
                      <w:divsChild>
                        <w:div w:id="169452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716616">
          <w:marLeft w:val="0"/>
          <w:marRight w:val="0"/>
          <w:marTop w:val="100"/>
          <w:marBottom w:val="100"/>
          <w:divBdr>
            <w:top w:val="dashed" w:sz="6" w:space="0" w:color="A8A8A8"/>
            <w:left w:val="none" w:sz="0" w:space="0" w:color="auto"/>
            <w:bottom w:val="none" w:sz="0" w:space="0" w:color="auto"/>
            <w:right w:val="none" w:sz="0" w:space="0" w:color="auto"/>
          </w:divBdr>
          <w:divsChild>
            <w:div w:id="1005670801">
              <w:marLeft w:val="0"/>
              <w:marRight w:val="0"/>
              <w:marTop w:val="750"/>
              <w:marBottom w:val="750"/>
              <w:divBdr>
                <w:top w:val="none" w:sz="0" w:space="0" w:color="auto"/>
                <w:left w:val="none" w:sz="0" w:space="0" w:color="auto"/>
                <w:bottom w:val="none" w:sz="0" w:space="0" w:color="auto"/>
                <w:right w:val="none" w:sz="0" w:space="0" w:color="auto"/>
              </w:divBdr>
              <w:divsChild>
                <w:div w:id="909730608">
                  <w:marLeft w:val="0"/>
                  <w:marRight w:val="0"/>
                  <w:marTop w:val="0"/>
                  <w:marBottom w:val="0"/>
                  <w:divBdr>
                    <w:top w:val="none" w:sz="0" w:space="0" w:color="auto"/>
                    <w:left w:val="none" w:sz="0" w:space="0" w:color="auto"/>
                    <w:bottom w:val="none" w:sz="0" w:space="0" w:color="auto"/>
                    <w:right w:val="none" w:sz="0" w:space="0" w:color="auto"/>
                  </w:divBdr>
                  <w:divsChild>
                    <w:div w:id="260456000">
                      <w:marLeft w:val="0"/>
                      <w:marRight w:val="0"/>
                      <w:marTop w:val="0"/>
                      <w:marBottom w:val="0"/>
                      <w:divBdr>
                        <w:top w:val="none" w:sz="0" w:space="0" w:color="auto"/>
                        <w:left w:val="none" w:sz="0" w:space="0" w:color="auto"/>
                        <w:bottom w:val="none" w:sz="0" w:space="0" w:color="auto"/>
                        <w:right w:val="none" w:sz="0" w:space="0" w:color="auto"/>
                      </w:divBdr>
                      <w:divsChild>
                        <w:div w:id="160002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996615">
          <w:marLeft w:val="0"/>
          <w:marRight w:val="0"/>
          <w:marTop w:val="100"/>
          <w:marBottom w:val="100"/>
          <w:divBdr>
            <w:top w:val="dashed" w:sz="6" w:space="0" w:color="A8A8A8"/>
            <w:left w:val="none" w:sz="0" w:space="0" w:color="auto"/>
            <w:bottom w:val="none" w:sz="0" w:space="0" w:color="auto"/>
            <w:right w:val="none" w:sz="0" w:space="0" w:color="auto"/>
          </w:divBdr>
          <w:divsChild>
            <w:div w:id="1581938178">
              <w:marLeft w:val="0"/>
              <w:marRight w:val="0"/>
              <w:marTop w:val="750"/>
              <w:marBottom w:val="750"/>
              <w:divBdr>
                <w:top w:val="none" w:sz="0" w:space="0" w:color="auto"/>
                <w:left w:val="none" w:sz="0" w:space="0" w:color="auto"/>
                <w:bottom w:val="none" w:sz="0" w:space="0" w:color="auto"/>
                <w:right w:val="none" w:sz="0" w:space="0" w:color="auto"/>
              </w:divBdr>
              <w:divsChild>
                <w:div w:id="1528526265">
                  <w:marLeft w:val="0"/>
                  <w:marRight w:val="0"/>
                  <w:marTop w:val="0"/>
                  <w:marBottom w:val="0"/>
                  <w:divBdr>
                    <w:top w:val="none" w:sz="0" w:space="0" w:color="auto"/>
                    <w:left w:val="none" w:sz="0" w:space="0" w:color="auto"/>
                    <w:bottom w:val="none" w:sz="0" w:space="0" w:color="auto"/>
                    <w:right w:val="none" w:sz="0" w:space="0" w:color="auto"/>
                  </w:divBdr>
                  <w:divsChild>
                    <w:div w:id="1826430480">
                      <w:marLeft w:val="0"/>
                      <w:marRight w:val="0"/>
                      <w:marTop w:val="0"/>
                      <w:marBottom w:val="0"/>
                      <w:divBdr>
                        <w:top w:val="none" w:sz="0" w:space="0" w:color="auto"/>
                        <w:left w:val="none" w:sz="0" w:space="0" w:color="auto"/>
                        <w:bottom w:val="none" w:sz="0" w:space="0" w:color="auto"/>
                        <w:right w:val="none" w:sz="0" w:space="0" w:color="auto"/>
                      </w:divBdr>
                      <w:divsChild>
                        <w:div w:id="116393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006710">
          <w:marLeft w:val="0"/>
          <w:marRight w:val="0"/>
          <w:marTop w:val="100"/>
          <w:marBottom w:val="100"/>
          <w:divBdr>
            <w:top w:val="dashed" w:sz="6" w:space="0" w:color="A8A8A8"/>
            <w:left w:val="none" w:sz="0" w:space="0" w:color="auto"/>
            <w:bottom w:val="none" w:sz="0" w:space="0" w:color="auto"/>
            <w:right w:val="none" w:sz="0" w:space="0" w:color="auto"/>
          </w:divBdr>
          <w:divsChild>
            <w:div w:id="1331179469">
              <w:marLeft w:val="0"/>
              <w:marRight w:val="0"/>
              <w:marTop w:val="750"/>
              <w:marBottom w:val="750"/>
              <w:divBdr>
                <w:top w:val="none" w:sz="0" w:space="0" w:color="auto"/>
                <w:left w:val="none" w:sz="0" w:space="0" w:color="auto"/>
                <w:bottom w:val="none" w:sz="0" w:space="0" w:color="auto"/>
                <w:right w:val="none" w:sz="0" w:space="0" w:color="auto"/>
              </w:divBdr>
              <w:divsChild>
                <w:div w:id="1908832924">
                  <w:marLeft w:val="0"/>
                  <w:marRight w:val="0"/>
                  <w:marTop w:val="0"/>
                  <w:marBottom w:val="0"/>
                  <w:divBdr>
                    <w:top w:val="none" w:sz="0" w:space="0" w:color="auto"/>
                    <w:left w:val="none" w:sz="0" w:space="0" w:color="auto"/>
                    <w:bottom w:val="none" w:sz="0" w:space="0" w:color="auto"/>
                    <w:right w:val="none" w:sz="0" w:space="0" w:color="auto"/>
                  </w:divBdr>
                  <w:divsChild>
                    <w:div w:id="2078359603">
                      <w:marLeft w:val="0"/>
                      <w:marRight w:val="0"/>
                      <w:marTop w:val="0"/>
                      <w:marBottom w:val="0"/>
                      <w:divBdr>
                        <w:top w:val="none" w:sz="0" w:space="0" w:color="auto"/>
                        <w:left w:val="none" w:sz="0" w:space="0" w:color="auto"/>
                        <w:bottom w:val="none" w:sz="0" w:space="0" w:color="auto"/>
                        <w:right w:val="none" w:sz="0" w:space="0" w:color="auto"/>
                      </w:divBdr>
                      <w:divsChild>
                        <w:div w:id="96180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208074">
          <w:marLeft w:val="0"/>
          <w:marRight w:val="0"/>
          <w:marTop w:val="100"/>
          <w:marBottom w:val="100"/>
          <w:divBdr>
            <w:top w:val="dashed" w:sz="6" w:space="0" w:color="A8A8A8"/>
            <w:left w:val="none" w:sz="0" w:space="0" w:color="auto"/>
            <w:bottom w:val="none" w:sz="0" w:space="0" w:color="auto"/>
            <w:right w:val="none" w:sz="0" w:space="0" w:color="auto"/>
          </w:divBdr>
          <w:divsChild>
            <w:div w:id="22630792">
              <w:marLeft w:val="0"/>
              <w:marRight w:val="0"/>
              <w:marTop w:val="750"/>
              <w:marBottom w:val="750"/>
              <w:divBdr>
                <w:top w:val="none" w:sz="0" w:space="0" w:color="auto"/>
                <w:left w:val="none" w:sz="0" w:space="0" w:color="auto"/>
                <w:bottom w:val="none" w:sz="0" w:space="0" w:color="auto"/>
                <w:right w:val="none" w:sz="0" w:space="0" w:color="auto"/>
              </w:divBdr>
              <w:divsChild>
                <w:div w:id="1669556291">
                  <w:marLeft w:val="0"/>
                  <w:marRight w:val="0"/>
                  <w:marTop w:val="0"/>
                  <w:marBottom w:val="0"/>
                  <w:divBdr>
                    <w:top w:val="none" w:sz="0" w:space="0" w:color="auto"/>
                    <w:left w:val="none" w:sz="0" w:space="0" w:color="auto"/>
                    <w:bottom w:val="none" w:sz="0" w:space="0" w:color="auto"/>
                    <w:right w:val="none" w:sz="0" w:space="0" w:color="auto"/>
                  </w:divBdr>
                  <w:divsChild>
                    <w:div w:id="1317606898">
                      <w:marLeft w:val="0"/>
                      <w:marRight w:val="0"/>
                      <w:marTop w:val="0"/>
                      <w:marBottom w:val="0"/>
                      <w:divBdr>
                        <w:top w:val="none" w:sz="0" w:space="0" w:color="auto"/>
                        <w:left w:val="none" w:sz="0" w:space="0" w:color="auto"/>
                        <w:bottom w:val="none" w:sz="0" w:space="0" w:color="auto"/>
                        <w:right w:val="none" w:sz="0" w:space="0" w:color="auto"/>
                      </w:divBdr>
                      <w:divsChild>
                        <w:div w:id="5494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094746">
      <w:bodyDiv w:val="1"/>
      <w:marLeft w:val="0"/>
      <w:marRight w:val="0"/>
      <w:marTop w:val="0"/>
      <w:marBottom w:val="0"/>
      <w:divBdr>
        <w:top w:val="none" w:sz="0" w:space="0" w:color="auto"/>
        <w:left w:val="none" w:sz="0" w:space="0" w:color="auto"/>
        <w:bottom w:val="none" w:sz="0" w:space="0" w:color="auto"/>
        <w:right w:val="none" w:sz="0" w:space="0" w:color="auto"/>
      </w:divBdr>
    </w:div>
    <w:div w:id="843015442">
      <w:bodyDiv w:val="1"/>
      <w:marLeft w:val="0"/>
      <w:marRight w:val="0"/>
      <w:marTop w:val="0"/>
      <w:marBottom w:val="0"/>
      <w:divBdr>
        <w:top w:val="none" w:sz="0" w:space="0" w:color="auto"/>
        <w:left w:val="none" w:sz="0" w:space="0" w:color="auto"/>
        <w:bottom w:val="none" w:sz="0" w:space="0" w:color="auto"/>
        <w:right w:val="none" w:sz="0" w:space="0" w:color="auto"/>
      </w:divBdr>
    </w:div>
    <w:div w:id="947152831">
      <w:bodyDiv w:val="1"/>
      <w:marLeft w:val="0"/>
      <w:marRight w:val="0"/>
      <w:marTop w:val="0"/>
      <w:marBottom w:val="0"/>
      <w:divBdr>
        <w:top w:val="none" w:sz="0" w:space="0" w:color="auto"/>
        <w:left w:val="none" w:sz="0" w:space="0" w:color="auto"/>
        <w:bottom w:val="none" w:sz="0" w:space="0" w:color="auto"/>
        <w:right w:val="none" w:sz="0" w:space="0" w:color="auto"/>
      </w:divBdr>
      <w:divsChild>
        <w:div w:id="1686396978">
          <w:marLeft w:val="0"/>
          <w:marRight w:val="0"/>
          <w:marTop w:val="0"/>
          <w:marBottom w:val="0"/>
          <w:divBdr>
            <w:top w:val="none" w:sz="0" w:space="0" w:color="auto"/>
            <w:left w:val="none" w:sz="0" w:space="0" w:color="auto"/>
            <w:bottom w:val="none" w:sz="0" w:space="0" w:color="auto"/>
            <w:right w:val="none" w:sz="0" w:space="0" w:color="auto"/>
          </w:divBdr>
          <w:divsChild>
            <w:div w:id="1156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04360">
      <w:bodyDiv w:val="1"/>
      <w:marLeft w:val="0"/>
      <w:marRight w:val="0"/>
      <w:marTop w:val="0"/>
      <w:marBottom w:val="0"/>
      <w:divBdr>
        <w:top w:val="none" w:sz="0" w:space="0" w:color="auto"/>
        <w:left w:val="none" w:sz="0" w:space="0" w:color="auto"/>
        <w:bottom w:val="none" w:sz="0" w:space="0" w:color="auto"/>
        <w:right w:val="none" w:sz="0" w:space="0" w:color="auto"/>
      </w:divBdr>
    </w:div>
    <w:div w:id="1119226864">
      <w:bodyDiv w:val="1"/>
      <w:marLeft w:val="0"/>
      <w:marRight w:val="0"/>
      <w:marTop w:val="0"/>
      <w:marBottom w:val="0"/>
      <w:divBdr>
        <w:top w:val="none" w:sz="0" w:space="0" w:color="auto"/>
        <w:left w:val="none" w:sz="0" w:space="0" w:color="auto"/>
        <w:bottom w:val="none" w:sz="0" w:space="0" w:color="auto"/>
        <w:right w:val="none" w:sz="0" w:space="0" w:color="auto"/>
      </w:divBdr>
    </w:div>
    <w:div w:id="1175538515">
      <w:bodyDiv w:val="1"/>
      <w:marLeft w:val="0"/>
      <w:marRight w:val="0"/>
      <w:marTop w:val="0"/>
      <w:marBottom w:val="0"/>
      <w:divBdr>
        <w:top w:val="none" w:sz="0" w:space="0" w:color="auto"/>
        <w:left w:val="none" w:sz="0" w:space="0" w:color="auto"/>
        <w:bottom w:val="none" w:sz="0" w:space="0" w:color="auto"/>
        <w:right w:val="none" w:sz="0" w:space="0" w:color="auto"/>
      </w:divBdr>
    </w:div>
    <w:div w:id="1875920017">
      <w:bodyDiv w:val="1"/>
      <w:marLeft w:val="0"/>
      <w:marRight w:val="0"/>
      <w:marTop w:val="0"/>
      <w:marBottom w:val="0"/>
      <w:divBdr>
        <w:top w:val="none" w:sz="0" w:space="0" w:color="auto"/>
        <w:left w:val="none" w:sz="0" w:space="0" w:color="auto"/>
        <w:bottom w:val="none" w:sz="0" w:space="0" w:color="auto"/>
        <w:right w:val="none" w:sz="0" w:space="0" w:color="auto"/>
      </w:divBdr>
      <w:divsChild>
        <w:div w:id="1402673206">
          <w:marLeft w:val="0"/>
          <w:marRight w:val="0"/>
          <w:marTop w:val="0"/>
          <w:marBottom w:val="0"/>
          <w:divBdr>
            <w:top w:val="none" w:sz="0" w:space="0" w:color="auto"/>
            <w:left w:val="none" w:sz="0" w:space="0" w:color="auto"/>
            <w:bottom w:val="none" w:sz="0" w:space="0" w:color="auto"/>
            <w:right w:val="none" w:sz="0" w:space="0" w:color="auto"/>
          </w:divBdr>
          <w:divsChild>
            <w:div w:id="21109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youtube.com/live/VfhvwLFGRy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youtu.be/p8frNNYQNV4"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deb40c-78f7-49c0-a7b8-d1f0a46e3706">
      <Terms xmlns="http://schemas.microsoft.com/office/infopath/2007/PartnerControls"/>
    </lcf76f155ced4ddcb4097134ff3c332f>
    <TaxCatchAll xmlns="4a40393c-a540-4169-bf3d-663c99fc06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76DB30A1EE0249998F5BF2A3D9B4FC" ma:contentTypeVersion="9" ma:contentTypeDescription="Create a new document." ma:contentTypeScope="" ma:versionID="dbf5687cbf33495a1275995757f6d3c3">
  <xsd:schema xmlns:xsd="http://www.w3.org/2001/XMLSchema" xmlns:xs="http://www.w3.org/2001/XMLSchema" xmlns:p="http://schemas.microsoft.com/office/2006/metadata/properties" xmlns:ns2="dedeb40c-78f7-49c0-a7b8-d1f0a46e3706" xmlns:ns3="4a40393c-a540-4169-bf3d-663c99fc062e" targetNamespace="http://schemas.microsoft.com/office/2006/metadata/properties" ma:root="true" ma:fieldsID="0ae4661ea7a95fa98b2aedf42c3b961d" ns2:_="" ns3:_="">
    <xsd:import namespace="dedeb40c-78f7-49c0-a7b8-d1f0a46e3706"/>
    <xsd:import namespace="4a40393c-a540-4169-bf3d-663c99fc06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deb40c-78f7-49c0-a7b8-d1f0a46e37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40393c-a540-4169-bf3d-663c99fc062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e9b737-b1d2-41eb-ba50-b62f6bdc7f52}" ma:internalName="TaxCatchAll" ma:showField="CatchAllData" ma:web="4a40393c-a540-4169-bf3d-663c99fc06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78B54-1733-4DAE-861F-5F79DF85325C}">
  <ds:schemaRefs>
    <ds:schemaRef ds:uri="http://schemas.microsoft.com/office/2006/metadata/properties"/>
    <ds:schemaRef ds:uri="http://schemas.microsoft.com/office/infopath/2007/PartnerControls"/>
    <ds:schemaRef ds:uri="dedeb40c-78f7-49c0-a7b8-d1f0a46e3706"/>
    <ds:schemaRef ds:uri="4a40393c-a540-4169-bf3d-663c99fc062e"/>
  </ds:schemaRefs>
</ds:datastoreItem>
</file>

<file path=customXml/itemProps2.xml><?xml version="1.0" encoding="utf-8"?>
<ds:datastoreItem xmlns:ds="http://schemas.openxmlformats.org/officeDocument/2006/customXml" ds:itemID="{835D49A4-BE91-4DD3-B985-E1311217F5E0}">
  <ds:schemaRefs>
    <ds:schemaRef ds:uri="http://schemas.microsoft.com/sharepoint/v3/contenttype/forms"/>
  </ds:schemaRefs>
</ds:datastoreItem>
</file>

<file path=customXml/itemProps3.xml><?xml version="1.0" encoding="utf-8"?>
<ds:datastoreItem xmlns:ds="http://schemas.openxmlformats.org/officeDocument/2006/customXml" ds:itemID="{C4358FD2-C688-42EC-997A-06F5FE21C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deb40c-78f7-49c0-a7b8-d1f0a46e3706"/>
    <ds:schemaRef ds:uri="4a40393c-a540-4169-bf3d-663c99fc06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CADCE9-AD8F-4DE2-A206-968DE3CBE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15</Pages>
  <Words>3079</Words>
  <Characters>17555</Characters>
  <Application>Microsoft Office Word</Application>
  <DocSecurity>0</DocSecurity>
  <Lines>146</Lines>
  <Paragraphs>41</Paragraphs>
  <ScaleCrop>false</ScaleCrop>
  <Company/>
  <LinksUpToDate>false</LinksUpToDate>
  <CharactersWithSpaces>20593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 Template</dc:title>
  <dc:subject/>
  <dc:creator>Cooper Nichols</dc:creator>
  <cp:keywords/>
  <dc:description/>
  <cp:lastModifiedBy>Matthew Jason Martin</cp:lastModifiedBy>
  <cp:revision>442</cp:revision>
  <cp:lastPrinted>2026-09-21T17:40:00Z</cp:lastPrinted>
  <dcterms:created xsi:type="dcterms:W3CDTF">2026-09-21T00:44:00Z</dcterms:created>
  <dcterms:modified xsi:type="dcterms:W3CDTF">2026-09-25T18:48:00Z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0x0101001A76DB30A1EE0249998F5BF2A3D9B4FC</vt:lpwstr>
  </property>
  <property fmtid="{D5CDD505-2E9C-101B-9397-08002B2CF9AE}" pid="3" name="MediaServiceImageTags">
    <vt:lpwstr/>
  </property>
  <property fmtid="{D5CDD505-2E9C-101B-9397-08002B2CF9AE}" pid="4" name="GrammarlyDocumentId">
    <vt:lpwstr>c5c28932-420f-4541-a394-e70e52834757</vt:lpwstr>
  </property>
</Properties>
</file>